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Drop cap dropCap="drop", lines=3</w:t>
      </w:r>
    </w:p>
    <w:p>
      <w:pPr>
        <w:framePr w:dropCap="drop" w:lines="3" w:wrap="around" w:vAnchor="text" w:hAnchor="text"/>
        <w:spacing w:after="0" w:line="240" w:lineRule="auto"/>
      </w:pPr>
      <w:r>
        <w:rPr>
          <w:rFonts w:ascii="Georgia" w:hAnsi="Georgia"/>
          <w:color w:val="1F3864"/>
          <w:sz w:val="84"/>
          <w:szCs w:val="84"/>
        </w:rPr>
        <w:t xml:space="preserve">O</w:t>
      </w:r>
    </w:p>
    <w:p>
      <w:pPr>
        <w:jc w:val="both"/>
        <w:rPr>
          <w:del w:id="9009" w:author="Reviewer A" w:date="2026-01-07T09:15:00Z"/>
        </w:rPr>
      </w:pPr>
      <w:r>
        <w:t xml:space="preserve">nce upon a time the drop cap sank into the body text, occupying three lines of height while the paragraph wrapped to its right.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p>
    <w:p>
      <w:pPr>
        <w:pStyle w:val="Heading1"/>
      </w:pPr>
      <w:r>
        <w:t xml:space="preserve">Drop cap dropCap="drop", lines=2</w:t>
      </w:r>
      <w:ins w:id="9003" w:author="Editor B" w:date="2026-01-06T14:30:00Z">
        <w:commentRangeStart w:id="3"/>
        <w:r>
          <w:t xml:space="preserve"> juniper juniper 33</w:t>
        </w:r>
        <w:commentRangeEnd w:id="3"/>
        <w:r>
          <w:commentReference w:id="3"/>
        </w:r>
      </w:ins>
    </w:p>
    <w:p>
      <w:pPr>
        <w:framePr w:dropCap="drop" w:lines="2" w:wrap="around" w:vAnchor="text" w:hAnchor="text"/>
        <w:spacing w:after="0" w:line="240" w:lineRule="auto"/>
      </w:pPr>
      <w:r>
        <w:rPr>
          <w:rFonts w:ascii="Georgia" w:hAnsi="Georgia"/>
          <w:color w:val="1F3864"/>
          <w:sz w:val="56"/>
          <w:szCs w:val="56"/>
        </w:rPr>
        <w:t xml:space="preserve">T</w:t>
      </w:r>
    </w:p>
    <w:p>
      <w:pPr>
        <w:jc w:val="both"/>
      </w:pPr>
      <w:r>
        <w:t xml:space="preserve">wo lines tall this time. The remaining text flows around the shorter cap.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ins w:id="9004" w:author="Reviewer A" w:date="2026-01-06T14:30:00Z">
        <w:r>
          <w:t xml:space="preserve"> falcon zephyr 11</w:t>
        </w:r>
      </w:ins>
    </w:p>
    <w:p>
      <w:pPr>
        <w:pStyle w:val="Heading1"/>
      </w:pPr>
      <w:r>
        <w:t xml:space="preserve">Drop cap </w:t>
      </w:r>
      <w:del w:id="9005" w:author="Editor B" w:date="2026-01-05T10:00:00Z">
        <w:r>
          <w:delText xml:space="preserve">dropCap="margin", lines=3</w:delText>
        </w:r>
      </w:del>
    </w:p>
    <w:p>
      <w:pPr>
        <w:framePr w:dropCap="margin" w:lines="3" w:wrap="around" w:vAnchor="text" w:hAnchor="page"/>
        <w:spacing w:after="0" w:line="240" w:lineRule="auto"/>
      </w:pPr>
      <w:r>
        <w:rPr>
          <w:rFonts w:ascii="Georgia" w:hAnsi="Georgia"/>
          <w:color w:val="C00000"/>
          <w:sz w:val="84"/>
          <w:szCs w:val="84"/>
        </w:rPr>
        <w:t xml:space="preserve">M</w:t>
      </w:r>
    </w:p>
    <w:p>
      <w:pPr>
        <w:jc w:val="both"/>
      </w:pPr>
      <w:r>
        <w:t xml:space="preserve">argin drop caps hang out into the left margin instead of sinking into the text block. Lorem ipsum dolor sit amet, consectetur adipiscing elit, sed do eiusmod tempor incididunt ut labore et dolore magna aliqua. Ut enim ad minim veniam, quis nostrud exercitation ullamco laboris nisi ut aliquip ex ea commodo consequat. Lorem ipsum dolor sit amet, consectetur adipiscing elit, sed do eiusmod tempor incididunt ut labore et dolore magna aliqua. Ut enim ad minim veniam, quis nostrud exercitation ullamco laboris nisi ut aliquip ex ea commodo consequat.</w:t>
      </w:r>
      <w:ins w:id="9000" w:author="Editor B" w:date="2026-01-06T14:30:00Z">
        <w:r>
          <w:t xml:space="preserve"> harbor verdigris 27</w:t>
        </w:r>
      </w:ins>
    </w:p>
    <w:p>
      <w:pPr>
        <w:pStyle w:val="Heading1"/>
      </w:pPr>
      <w:r>
        <w:t xml:space="preserve">Positioned text frames with wrap</w:t>
      </w:r>
    </w:p>
    <w:p>
      <w:pPr>
        <w:framePr w:w="3000" w:h="1000" w:hRule="exact" w:wrap="around" w:vAnchor="paragraph" w:hAnchor="page" w:x="5600" w:y="200"/>
        <w:pBdr>
          <w:top w:val="single" w:sz="6" w:space="4" w:color="BF8F00"/>
          <w:left w:val="single" w:sz="6" w:space="4" w:color="BF8F00"/>
          <w:bottom w:val="single" w:sz="6" w:space="4" w:color="BF8F00"/>
          <w:right w:val="single" w:sz="6" w:space="4" w:color="BF8F00"/>
        </w:pBdr>
        <w:shd w:val="clear" w:color="auto" w:fill="FFF2CC"/>
        <w:spacing w:after="0" w:line="240" w:lineRule="auto"/>
      </w:pPr>
      <w:r>
        <w:rPr>
          <w:b/>
        </w:rPr>
        <w:t xml:space="preserve">Pull-quote frame anchored top-right, text wraps around it.</w:t>
      </w:r>
      <w:ins w:id="9011" w:author="Editor B" w:date="2026-01-05T10:00:00Z">
        <w:r>
          <w:drawing>
            <wp:inline xmlns:wp="http://schemas.openxmlformats.org/drawingml/2006/wordprocessingDrawing" distT="0" distB="0" distL="0" distR="0">
              <wp:extent cx="914400" cy="914400"/>
              <wp:docPr id="1001" name="Picture 1001"/>
              <a:graphic xmlns:a="http://schemas.openxmlformats.org/drawingml/2006/main">
                <a:graphicData uri="http://schemas.openxmlformats.org/drawingml/2006/picture">
                  <pic:pic xmlns:pic="http://schemas.openxmlformats.org/drawingml/2006/picture">
                    <pic:nvPicPr>
                      <pic:cNvPr id="0" name="render-eval-9010.png"/>
                      <pic:cNvPicPr/>
                    </pic:nvPicPr>
                    <pic:blipFill>
                      <a:blip xmlns:r="http://schemas.openxmlformats.org/officeDocument/2006/relationships" r:embed="rIdRenderEval9010"/>
                      <a:stretch>
                        <a:fillRect/>
                      </a:stretch>
                    </pic:blipFill>
                    <pic:spPr>
                      <a:xfrm>
                        <a:off x="0" y="0"/>
                        <a:ext cx="914400" cy="914400"/>
                      </a:xfrm>
                      <a:prstGeom prst="rect">
                        <a:avLst/>
                      </a:prstGeom>
                    </pic:spPr>
                  </pic:pic>
                </a:graphicData>
              </a:graphic>
            </wp:inline>
          </w:drawing>
        </w:r>
      </w:ins>
    </w:p>
    <w:p>
      <w:pPr>
        <w:framePr w:w="2600" w:h="900" w:hRule="exact" w:wrap="around" w:vAnchor="paragraph" w:hAnchor="margin" w:x="200" w:y="2400"/>
        <w:pBdr>
          <w:top w:val="single" w:sz="6" w:space="4" w:color="BF8F00"/>
          <w:left w:val="single" w:sz="6" w:space="4" w:color="BF8F00"/>
          <w:bottom w:val="single" w:sz="6" w:space="4" w:color="BF8F00"/>
          <w:right w:val="single" w:sz="6" w:space="4" w:color="BF8F00"/>
        </w:pBdr>
        <w:shd w:val="clear" w:color="auto" w:fill="E2EFDA"/>
        <w:spacing w:after="0" w:line="240" w:lineRule="auto"/>
        <w:rPr>
          <w:ins w:id="9008" w:author="Editor B" w:date="2026-01-05T10:00:00Z"/>
        </w:rPr>
      </w:pPr>
      <w:r>
        <w:rPr>
          <w:b/>
        </w:rPr>
        <w:t xml:space="preserve">Second </w:t>
      </w:r>
    </w:p>
    <w:p>
      <w:pPr>
        <w:framePr w:w="2600" w:h="900" w:hRule="exact" w:wrap="around" w:vAnchor="paragraph" w:hAnchor="margin" w:x="200" w:y="2400"/>
        <w:pBdr>
          <w:top w:val="single" w:sz="6" w:space="4" w:color="BF8F00"/>
          <w:left w:val="single" w:sz="6" w:space="4" w:color="BF8F00"/>
          <w:bottom w:val="single" w:sz="6" w:space="4" w:color="BF8F00"/>
          <w:right w:val="single" w:sz="6" w:space="4" w:color="BF8F00"/>
        </w:pBdr>
        <w:shd w:val="clear" w:color="auto" w:fill="E2EFDA"/>
        <w:spacing w:after="0" w:line="240" w:lineRule="auto"/>
      </w:pPr>
      <w:r>
        <w:rPr>
          <w:b/>
        </w:rPr>
        <w:t xml:space="preserve">frame, </w:t>
      </w:r>
      <w:r>
        <w:rPr>
          <w:b/>
        </w:rPr>
        <w:t xml:space="preserve">lower-left, shaded green.</w:t>
      </w:r>
    </w:p>
    <w:p>
      <w:pPr>
        <w:jc w:val="center"/>
        <w:pPrChange w:id="9007" w:author="Editor B" w:date="2026-01-07T09:15:00Z">
          <w:pPr/>
        </w:pPrChange>
      </w:pPr>
      <w:r>
        <w:t xml:space="preserve">Body paragraph 1 flowing around the positioned frames. Lorem ipsum dolor sit amet, consectetur adipiscing elit, sed do eiusmod tempor incididunt ut labore et dolore magna aliqua. Ut enim ad minim veniam, quis nostrud exercitation ullamco laboris nisi ut aliquip ex ea commodo consequat.</w:t>
      </w:r>
    </w:p>
    <w:p>
      <w:r>
        <w:t xml:space="preserve">Body paragraph 2 flowing around the positioned frames. Lorem ipsum dolor sit amet, consectetur adipiscing elit, sed do eiusmod tempor incididunt ut labore et dolore magna aliqua. Ut enim ad minim veniam, quis nostrud </w:t>
      </w:r>
      <w:del w:id="9006" w:author="Reviewer A" w:date="2026-01-05T10:00:00Z">
        <w:r>
          <w:delText xml:space="preserve">exercitation ullamco laboris nisi </w:delText>
        </w:r>
      </w:del>
      <w:r>
        <w:t xml:space="preserve">ut aliquip ex ea commodo consequat.</w:t>
      </w:r>
    </w:p>
    <w:p>
      <w:r>
        <w:t xml:space="preserve">Body paragraph 3 flowing around the positioned frames. Lorem ipsum dolor sit amet, consectetur adipiscing elit, sed do eiusmod tempor incididunt ut labore et dolore magna aliqua. Ut enim ad minim veniam, quis nostrud exercitation ullamco laboris nisi ut aliquip ex ea commodo consequat.</w:t>
      </w:r>
    </w:p>
    <w:p>
      <w:r>
        <w:t xml:space="preserve">Body paragraph 4 flowing around the positioned frames. Lorem ipsum dolor sit amet, consectetur adipiscing elit, sed do eiusmod tempor incididunt ut labore et dolore magna aliqua. Ut enim ad minim veniam, quis nostrud exercitation ullamco laboris nisi ut aliquip ex ea commodo consequat.</w:t>
      </w:r>
    </w:p>
    <w:p>
      <w:commentRangeStart w:id="4"/>
      <w:commentRangeStart w:id="5"/>
      <w:r>
        <w:t xml:space="preserve">Body paragraph 5 flowing around the positioned frames. Lorem ipsum dolor sit amet, consectetur adipiscing elit, sed do eiusmod tempor incididunt ut labore et dolore magna aliqua. Ut enim ad minim veniam, quis nostrud exercitation ullamco laboris nisi ut aliquip ex ea commodo consequat.</w:t>
      </w:r>
      <w:commentRangeEnd w:id="4"/>
      <w:r>
        <w:commentReference w:id="4"/>
      </w:r>
      <w:commentRangeEnd w:id="5"/>
      <w:r>
        <w:commentReference w:id="5"/>
      </w:r>
      <w:ins w:id="9001" w:author="Editor B" w:date="2026-01-07T09:15:00Z">
        <w:r>
          <w:t xml:space="preserve"> ember oriole 60</w:t>
        </w:r>
      </w:ins>
    </w:p>
    <w:p>
      <w:r>
        <w:t xml:space="preserve">Body paragraph 6 flowing around the positioned frames. Lorem ipsum dolor sit amet, consectetur adipiscing elit, sed do eiusmod tempor incididunt ut labore et dolore magna aliqua. Ut enim ad minim veniam, quis nostrud exercitation ullamco laboris nisi ut aliquip ex ea commodo consequat.</w:t>
      </w:r>
    </w:p>
    <w:p>
      <w:commentRangeStart w:id="6"/>
      <w:r>
        <w:t xml:space="preserve">Body paragraph 7 flowing around the positioned frames. Lorem ipsum dolor sit amet, consectetur adipiscing elit, sed do eiusmod tempor incididunt ut labore et dolore magna aliqua. Ut enim ad minim veniam, quis nostrud exercitation ullamco laboris nisi ut aliquip ex ea commodo consequat.</w:t>
      </w:r>
      <w:commentRangeEnd w:id="6"/>
      <w:r>
        <w:commentReference w:id="6"/>
      </w:r>
    </w:p>
    <w:p>
      <w:r>
        <w:t xml:space="preserve">Body paragraph 8 flowing around the positioned frames. Lorem ipsum dolor sit amet, consectetur adipiscing elit, sed do eiusmod tempor incididunt ut labore et dolore magna aliqua. Ut enim ad minim veniam, quis nostrud exercitation ullamco laboris nisi ut aliquip ex ea commodo consequat.</w:t>
      </w:r>
    </w:p>
    <w:p>
      <w:r>
        <w:t xml:space="preserve">Body paragraph 9 flowing around the positioned frames. Lorem ipsum dolor sit amet, consectetur adipiscing elit, sed do eiusmod tempor incididunt ut labore et dolore magna aliqua. Ut enim ad minim veniam, quis nostrud exercitation ullamco laboris nisi ut aliquip ex ea commodo consequat.</w:t>
      </w:r>
      <w:ins w:id="9002" w:author="Reviewer A" w:date="2026-01-07T09:15:00Z">
        <w:commentRangeStart w:id="0"/>
        <w:commentRangeStart w:id="1"/>
        <w:commentRangeStart w:id="2"/>
        <w:r>
          <w:t xml:space="preserve"> sorrel falcon 31</w:t>
        </w:r>
        <w:commentRangeEnd w:id="0"/>
        <w:r>
          <w:commentReference w:id="0"/>
        </w:r>
        <w:commentRangeEnd w:id="1"/>
        <w:r>
          <w:commentReference w:id="1"/>
        </w:r>
        <w:commentRangeEnd w:id="2"/>
        <w:r>
          <w:commentReference w:id="2"/>
        </w:r>
      </w:ins>
    </w:p>
    <w:sectPr>
      <w:pgSz w:w="12240" w:h="15840"/>
      <w:pgMar w:top="1440" w:right="1440" w:bottom="1440" w:left="1440" w:header="720" w:footer="720" w:gutter="0"/>
    </w:sectPr>
  </w:body>
</w:document>
</file>

<file path=word/comments.xml><?xml version="1.0" encoding="utf-8"?>
<w:comments xmlns:w="http://schemas.openxmlformats.org/wordprocessingml/2006/main" xmlns:w14="http://schemas.microsoft.com/office/word/2010/wordml" xmlns:w15="http://schemas.microsoft.com/office/word/2012/wordml" xmlns:w16cid="http://schemas.microsoft.com/office/word/2016/wordml/cid" xmlns:mc="http://schemas.openxmlformats.org/markup-compatibility/2006" mc:Ignorable="w14 w15 w16cid">
  <w:comment w:id="0" w:author="Editor B" w:date="2026-01-05T10:00:00Z" w:initials="EB">
    <w:p w14:paraId="478FC39F" w14:textId="478FC39F">
      <w:r>
        <w:annotationRef/>
      </w:r>
      <w:r>
        <w:t xml:space="preserve">This wording was agreed with the client on the call.</w:t>
      </w:r>
    </w:p>
  </w:comment>
  <w:comment w:id="1" w:author="Editor B" w:date="2026-01-07T09:15:00Z" w:initials="EB">
    <w:p w14:paraId="7093F3DF" w14:textId="7093F3DF">
      <w:r>
        <w:annotationRef/>
      </w:r>
      <w:r>
        <w:t xml:space="preserve">Checked against the source; it matches.</w:t>
      </w:r>
    </w:p>
  </w:comment>
  <w:comment w:id="2" w:author="Reviewer A" w:date="2026-01-07T09:15:00Z" w:initials="RA">
    <w:p w14:paraId="2D836ECE" w14:textId="2D836ECE">
      <w:r>
        <w:annotationRef/>
      </w:r>
      <w:r>
        <w:t xml:space="preserve">I disagree: the earlier draft was clearer.</w:t>
      </w:r>
    </w:p>
  </w:comment>
  <w:comment w:id="3" w:author="Reviewer A" w:date="2026-01-06T14:30:00Z" w:initials="RA">
    <w:p w14:paraId="2C753665" w14:textId="2C753665">
      <w:r>
        <w:annotationRef/>
      </w:r>
      <w:r>
        <w:t xml:space="preserve">This wording was agreed with the client on the call.</w:t>
      </w:r>
    </w:p>
  </w:comment>
  <w:comment w:id="4" w:author="Reviewer A" w:date="2026-01-07T09:15:00Z" w:initials="RA">
    <w:p w14:paraId="45CAB723" w14:textId="45CAB723">
      <w:r>
        <w:annotationRef/>
      </w:r>
      <w:r>
        <w:t xml:space="preserve">Agreed, leaving as is.</w:t>
      </w:r>
    </w:p>
  </w:comment>
  <w:comment w:id="5" w:author="Reviewer A" w:date="2026-01-07T09:15:00Z" w:initials="RA">
    <w:p w14:paraId="7AC024B8" w14:textId="7AC024B8">
      <w:r>
        <w:annotationRef/>
      </w:r>
      <w:r>
        <w:t xml:space="preserve">Checked against the source; it matches.</w:t>
      </w:r>
    </w:p>
  </w:comment>
  <w:comment w:id="6" w:author="Reviewer A" w:date="2026-01-05T10:00:00Z" w:initials="RA">
    <w:p w14:paraId="3DB5750E" w14:textId="3DB5750E">
      <w:r>
        <w:annotationRef/>
      </w:r>
      <w:r>
        <w:t xml:space="preserve">Done in the next draft.</w:t>
      </w:r>
    </w:p>
  </w:comment>
</w:comments>
</file>

<file path=word/commentsExtended.xml><?xml version="1.0" encoding="utf-8"?>
<w15:commentsEx xmlns:w="http://schemas.openxmlformats.org/wordprocessingml/2006/main" xmlns:w14="http://schemas.microsoft.com/office/word/2010/wordml" xmlns:w15="http://schemas.microsoft.com/office/word/2012/wordml" xmlns:w16cid="http://schemas.microsoft.com/office/word/2016/wordml/cid" xmlns:mc="http://schemas.openxmlformats.org/markup-compatibility/2006" mc:Ignorable="w14 w15 w16cid">
  <w15:commentEx w15:paraId="478FC39F" w15:done="0"/>
  <w15:commentEx w15:paraId="7093F3DF" w15:paraIdParent="478FC39F" w15:done="0"/>
  <w15:commentEx w15:paraId="2D836ECE" w15:paraIdParent="478FC39F" w15:done="0"/>
  <w15:commentEx w15:paraId="2C753665" w15:done="0"/>
  <w15:commentEx w15:paraId="45CAB723" w15:done="0"/>
  <w15:commentEx w15:paraId="7AC024B8" w15:paraIdParent="45CAB723" w15:done="0"/>
  <w15:commentEx w15:paraId="3DB5750E" w15:done="0"/>
</w15:commentsEx>
</file>

<file path=word/commentsIds.xml><?xml version="1.0" encoding="utf-8"?>
<w16cid:commentsIds xmlns:w="http://schemas.openxmlformats.org/wordprocessingml/2006/main" xmlns:w14="http://schemas.microsoft.com/office/word/2010/wordml" xmlns:w15="http://schemas.microsoft.com/office/word/2012/wordml" xmlns:w16cid="http://schemas.microsoft.com/office/word/2016/wordml/cid" xmlns:mc="http://schemas.openxmlformats.org/markup-compatibility/2006" mc:Ignorable="w14 w15 w16cid">
  <w16cid:commentId w16cid:paraId="478FC39F" w16cid:durableId="5C490FD0"/>
  <w16cid:commentId w16cid:paraId="7093F3DF" w16cid:durableId="53BA8207"/>
  <w16cid:commentId w16cid:paraId="2D836ECE" w16cid:durableId="1F24C0F2"/>
  <w16cid:commentId w16cid:paraId="2C753665" w16cid:durableId="28C6EFD4"/>
  <w16cid:commentId w16cid:paraId="45CAB723" w16cid:durableId="1A7F3A1C"/>
  <w16cid:commentId w16cid:paraId="7AC024B8" w16cid:durableId="63CD4C3A"/>
  <w16cid:commentId w16cid:paraId="3DB5750E" w16cid:durableId="10063610"/>
</w16cid:commentsIds>
</file>

<file path=word/people.xml><?xml version="1.0" encoding="utf-8"?>
<w15:people xmlns:w="http://schemas.openxmlformats.org/wordprocessingml/2006/main" xmlns:w14="http://schemas.microsoft.com/office/word/2010/wordml" xmlns:w15="http://schemas.microsoft.com/office/word/2012/wordml" xmlns:w16cid="http://schemas.microsoft.com/office/word/2016/wordml/cid" xmlns:mc="http://schemas.openxmlformats.org/markup-compatibility/2006" mc:Ignorable="w14 w15 w16cid">
  <w15:person w15:author="Reviewer A">
    <w15:presenceInfo w15:providerId="None" w15:userId="Reviewer A"/>
  </w15:person>
  <w15:person w15:author="Editor B">
    <w15:presenceInfo w15:providerId="None" w15:userId="Editor B"/>
  </w15:person>
</w15:people>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character" w:styleId="Hyperlink">
    <w:name w:val="Hyperlink"/>
    <w:rPr>
      <w:color w:val="0563C1"/>
      <w:u w:val="single"/>
    </w:rPr>
  </w:style>
  <w:style w:type="paragraph" w:styleId="ListParagraph">
    <w:name w:val="List Paragraph"/>
    <w:basedOn w:val="Normal"/>
    <w:pPr>
      <w:ind w:left="720"/>
      <w:contextualSpacing/>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RenderEval9010" Type="http://schemas.openxmlformats.org/officeDocument/2006/relationships/image" Target="media/render-eval-9010.png"/><Relationship Id="rId1000" Type="http://schemas.openxmlformats.org/officeDocument/2006/relationships/comments" Target="comments.xml"/><Relationship Id="rId1001" Type="http://schemas.microsoft.com/office/2011/relationships/commentsExtended" Target="commentsExtended.xml"/><Relationship Id="rId1002" Type="http://schemas.microsoft.com/office/2016/09/relationships/commentsIds" Target="commentsIds.xml"/><Relationship Id="rId1003" Type="http://schemas.microsoft.com/office/2011/relationships/people" Target="people.xml"/></Relationships>
</file>