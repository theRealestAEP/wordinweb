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commentRangeStart w:id="3"/>
      <w:r>
        <w:t xml:space="preserve">Wrap modes fixture</w:t>
      </w:r>
      <w:commentRangeEnd w:id="3"/>
      <w:r>
        <w:commentReference w:id="3"/>
      </w:r>
      <w:ins w:id="9000" w:author="Reviewer A" w:date="2026-01-07T09:15:00Z">
        <w:r>
          <w:t xml:space="preserve"> nimbus nimbus 27</w:t>
        </w:r>
      </w:ins>
    </w:p>
    <w:p>
      <w:r>
        <w:drawing>
          <wp:anchor distT="0" distB="0" distL="0" distR="0" simplePos="0" allowOverlap="1" behindDoc="0" locked="0" layoutInCell="1" relativeHeight="685800">
            <wp:simplePos x="0" y="0"/>
            <wp:positionH relativeFrom="margin">
              <wp:align>left</wp:align>
            </wp:positionH>
            <wp:positionV relativeFrom="paragraph">
              <wp:posOffset>0</wp:posOffset>
            </wp:positionV>
            <wp:extent cx="1143000" cy="6858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143000" cy="6858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ins w:id="9001" w:author="Editor B" w:date="2026-01-06T14:30:00Z">
        <w:commentRangeStart w:id="0"/>
        <w:commentRangeStart w:id="1"/>
        <w:commentRangeStart w:id="2"/>
        <w:r>
          <w:t xml:space="preserve"> oriole umber 96</w:t>
        </w:r>
        <w:commentRangeEnd w:id="0"/>
        <w:r>
          <w:commentReference w:id="0"/>
        </w:r>
        <w:commentRangeEnd w:id="1"/>
        <w:r>
          <w:commentReference w:id="1"/>
        </w:r>
        <w:commentRangeEnd w:id="2"/>
        <w:r>
          <w:commentReference w:id="2"/>
        </w:r>
      </w:ins>
    </w:p>
    <w:p>
      <w:r>
        <w:drawing>
          <wp:anchor distT="0" distB="0" distL="0" distR="0" simplePos="0" allowOverlap="1" behindDoc="1" locked="0" layoutInCell="1" relativeHeight="800100">
            <wp:simplePos x="0" y="0"/>
            <wp:positionH relativeFrom="margin">
              <wp:align>center</wp:align>
            </wp:positionH>
            <wp:positionV relativeFrom="paragraph">
              <wp:posOffset>0</wp:posOffset>
            </wp:positionV>
            <wp:extent cx="1333500" cy="8001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800100"/>
                    </a:xfrm>
                    <a:prstGeom prst="rect">
                      <a:avLst/>
                    </a:prstGeom>
                  </pic:spPr>
                </pic:pic>
              </a:graphicData>
            </a:graphic>
          </wp:anchor>
        </w:drawing>
      </w:r>
      <w:r>
        <w:t xml:space="preserve">Text over a behind-document image: Lorem ipsum dolor sit amet, consectetur adipiscing elit, sed do eiusmod tempor incididunt ut labore et dolore magna aliqua. Ut enim ad minim veniam, quis nostrud exercitation ullamco laboris nisi ut aliquip ex ea commodo consequat.</w:t>
      </w:r>
      <w:ins w:id="9002" w:author="Editor B" w:date="2026-01-06T14:30:00Z">
        <w:commentRangeStart w:id="4"/>
        <w:r>
          <w:t xml:space="preserve"> quartz ember 60</w:t>
        </w:r>
        <w:commentRangeEnd w:id="4"/>
        <w:r>
          <w:commentReference w:id="4"/>
        </w:r>
      </w:ins>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Editor B" w:date="2026-01-05T10:00:00Z" w:initials="EB">
    <w:p w14:paraId="38F9C3FA" w14:textId="38F9C3FA">
      <w:r>
        <w:annotationRef/>
      </w:r>
      <w:r>
        <w:t xml:space="preserve">Done in the next draft.</w:t>
      </w:r>
    </w:p>
  </w:comment>
  <w:comment w:id="1" w:author="Counsel C" w:date="2026-01-07T09:15:00Z" w:initials="CC">
    <w:p w14:paraId="314345DA" w14:textId="314345DA">
      <w:r>
        <w:annotationRef/>
      </w:r>
      <w:r>
        <w:t xml:space="preserve">Done in the next draft.</w:t>
      </w:r>
    </w:p>
  </w:comment>
  <w:comment w:id="2" w:author="Reviewer A" w:date="2026-01-07T09:15:00Z" w:initials="RA">
    <w:p w14:paraId="5855BCB0" w14:textId="5855BCB0">
      <w:r>
        <w:annotationRef/>
      </w:r>
      <w:r>
        <w:t xml:space="preserve">Checked against the source; it matches.</w:t>
      </w:r>
    </w:p>
  </w:comment>
  <w:comment w:id="3" w:author="Counsel C" w:date="2026-01-05T10:00:00Z" w:initials="CC">
    <w:p w14:paraId="5A718020" w14:textId="5A718020">
      <w:r>
        <w:annotationRef/>
      </w:r>
      <w:r>
        <w:t xml:space="preserve">Should this be defined earlier in the document?</w:t>
      </w:r>
    </w:p>
  </w:comment>
  <w:comment w:id="4" w:author="Reviewer A" w:date="2026-01-05T10:00:00Z" w:initials="RA">
    <w:p w14:paraId="6464651E" w14:textId="6464651E">
      <w:r>
        <w:annotationRef/>
      </w:r>
      <w:r>
        <w:t xml:space="preserve">I disagree: the earlier draft was clearer.</w:t>
      </w:r>
    </w:p>
  </w:comment>
</w:comments>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commentEx w15:paraId="38F9C3FA" w15:done="0"/>
  <w15:commentEx w15:paraId="314345DA" w15:paraIdParent="38F9C3FA" w15:done="0"/>
  <w15:commentEx w15:paraId="5855BCB0" w15:paraIdParent="38F9C3FA" w15:done="0"/>
  <w15:commentEx w15:paraId="5A718020" w15:done="0"/>
  <w15:commentEx w15:paraId="6464651E" w15:done="0"/>
</w15:comments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6cid:commentId w16cid:paraId="38F9C3FA" w16cid:durableId="59DA59D2"/>
  <w16cid:commentId w16cid:paraId="314345DA" w16cid:durableId="2B5EC041"/>
  <w16cid:commentId w16cid:paraId="5855BCB0" w16cid:durableId="244BDA32"/>
  <w16cid:commentId w16cid:paraId="5A718020" w16cid:durableId="233A00C1"/>
  <w16cid:commentId w16cid:paraId="6464651E" w16cid:durableId="2E0A77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people.xml><?xml version="1.0" encoding="utf-8"?>
<w15:people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person w15:author="Reviewer A">
    <w15:presenceInfo w15:providerId="None" w15:userId="Reviewer A"/>
  </w15:person>
  <w15:person w15:author="Editor B">
    <w15:presenceInfo w15:providerId="None" w15:userId="Editor B"/>
  </w15:person>
  <w15:person w15:author="Counsel C">
    <w15:presenceInfo w15:providerId="None" w15:userId="Counsel C"/>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ctciouqjfh6ltkcarmtw.png"/><Relationship Id="rId7" Type="http://schemas.openxmlformats.org/officeDocument/2006/relationships/image" Target="media/uc2kdwq670hecv05wxfnf.png"/><Relationship Id="rId1000" Type="http://schemas.microsoft.com/office/2011/relationships/commentsExtended" Target="commentsExtended.xml"/><Relationship Id="rId1001" Type="http://schemas.microsoft.com/office/2016/09/relationships/commentsIds" Target="commentsIds.xml"/><Relationship Id="rId1002" Type="http://schemas.microsoft.com/office/2011/relationships/people" Target="peop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2026-07-07T18:29:35.035Z</dcterms:created>
  <dcterms:modified xsi:type="dcterms:W3CDTF">2026-07-07T18:29:35.035Z</dcterms:modified>
</cp:coreProperties>
</file>

<file path=docProps/custom.xml><?xml version="1.0" encoding="utf-8"?>
<Properties xmlns="http://schemas.openxmlformats.org/officeDocument/2006/custom-properties" xmlns:vt="http://schemas.openxmlformats.org/officeDocument/2006/docPropsVTypes"/>
</file>