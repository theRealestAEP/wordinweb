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Outline / emboss / </w:t>
      </w:r>
      <w:del w:id="9006" w:author="Reviewer A" w:date="2026-01-07T09:15:00Z">
        <w:r>
          <w:delText xml:space="preserve">engrave </w:delText>
        </w:r>
      </w:del>
      <w:r>
        <w:t xml:space="preserve">/ double-strike</w:t>
      </w:r>
    </w:p>
    <w:p>
      <w:pPr>
        <w:spacing w:after="60"/>
      </w:pPr>
      <w:r>
        <w:rPr>
          <w:b/>
        </w:rPr>
        <w:t xml:space="preserve">Outline: </w:t>
      </w:r>
      <w:r>
        <w:rPr>
          <w:outline/>
          <w:color w:val="C00000"/>
          <w:sz w:val="36"/>
        </w:rPr>
        <w:t xml:space="preserve">Outlined letters</w:t>
      </w:r>
      <w:ins w:id="9013" w:author="Editor B" w:date="2026-01-06T14:30:00Z">
        <w:r>
          <w:drawing>
            <wp:inline xmlns:wp="http://schemas.openxmlformats.org/drawingml/2006/wordprocessingDrawing" distT="0" distB="0" distL="0" distR="0">
              <wp:extent cx="914400" cy="914400"/>
              <wp:docPr id="1001" name="Picture 100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ender-eval-9012.png"/>
                      <pic:cNvPicPr/>
                    </pic:nvPicPr>
                    <pic:blipFill>
                      <a:blip xmlns:r="http://schemas.openxmlformats.org/officeDocument/2006/relationships" r:embed="rIdRenderEval90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spacing w:after="60"/>
      </w:pPr>
      <w:r>
        <w:rPr>
          <w:b/>
        </w:rPr>
        <w:t xml:space="preserve">Emboss: </w:t>
      </w:r>
      <w:r>
        <w:rPr>
          <w:emboss/>
          <w:sz w:val="36"/>
        </w:rPr>
        <w:t xml:space="preserve">Embossed letters</w:t>
      </w:r>
    </w:p>
    <w:p>
      <w:pPr>
        <w:spacing w:after="60"/>
      </w:pPr>
      <w:r>
        <w:rPr>
          <w:b/>
        </w:rPr>
        <w:t xml:space="preserve">Engrave (imprint): </w:t>
      </w:r>
      <w:r>
        <w:rPr>
          <w:imprint/>
          <w:sz w:val="36"/>
        </w:rPr>
        <w:t xml:space="preserve">Engraved letters</w:t>
      </w:r>
    </w:p>
    <w:p>
      <w:pPr>
        <w:spacing w:after="60"/>
      </w:pPr>
      <w:commentRangeStart w:id="3"/>
      <w:commentRangeStart w:id="4"/>
      <w:r>
        <w:rPr>
          <w:b/>
        </w:rPr>
        <w:t xml:space="preserve">Double strike: </w:t>
      </w:r>
      <w:commentRangeEnd w:id="3"/>
      <w:r>
        <w:commentReference w:id="3"/>
      </w:r>
      <w:commentRangeEnd w:id="4"/>
      <w:r>
        <w:commentReference w:id="4"/>
      </w:r>
      <w:r>
        <w:rPr>
          <w:dstrike/>
          <w:sz w:val="28"/>
        </w:rPr>
        <w:t xml:space="preserve">Struck through twice</w:t>
      </w:r>
    </w:p>
    <w:p>
      <w:pPr>
        <w:spacing w:after="60"/>
      </w:pPr>
      <w:r>
        <w:rPr>
          <w:b/>
        </w:rPr>
        <w:t xml:space="preserve">Shadow: </w:t>
      </w:r>
      <w:r>
        <w:rPr>
          <w:shadow/>
          <w:sz w:val="36"/>
        </w:rPr>
        <w:t xml:space="preserve">Shadowed letters</w:t>
      </w:r>
      <w:ins w:id="9000" w:author="Reviewer A" w:date="2026-01-07T09:15:00Z">
        <w:r>
          <w:rPr>
            <w:shadow/>
            <w:sz w:val="36"/>
          </w:rPr>
          <w:t xml:space="preserve"> glacier harbor 47</w:t>
        </w:r>
      </w:ins>
    </w:p>
    <w:p>
      <w:pPr>
        <w:pStyle w:val="Heading1"/>
      </w:pPr>
      <w:r>
        <w:t xml:space="preserve">Hidden text (with visible markers)</w:t>
      </w:r>
      <w:commentRangeStart w:id="0"/>
      <w:ins w:id="9002" w:author="Editor B" w:date="2026-01-06T14:30:00Z">
        <w:r>
          <w:t xml:space="preserve"> verdigris obsidian 99</w:t>
        </w:r>
      </w:ins>
      <w:commentRangeEnd w:id="0"/>
      <w:r>
        <w:commentReference w:id="0"/>
      </w:r>
    </w:p>
    <w:p>
      <w:pPr>
        <w:spacing w:after="60"/>
      </w:pPr>
      <w:r>
        <w:t xml:space="preserve">[START]</w:t>
      </w:r>
      <w:r>
        <w:rPr>
          <w:vanish/>
        </w:rPr>
        <w:t xml:space="preserve">THIS IS HIDDEN TEXT THAT SHOULD NOT PRINT</w:t>
      </w:r>
      <w:r>
        <w:t xml:space="preserve">[END]</w:t>
      </w:r>
      <w:r>
        <w:t xml:space="preserve"> (nothing should appear between the markers)</w:t>
      </w:r>
    </w:p>
    <w:p>
      <w:pPr>
        <w:pStyle w:val="Heading1"/>
        <w:rPr>
          <w:del w:id="9011" w:author="Reviewer A" w:date="2026-01-07T09:15:00Z"/>
        </w:rPr>
      </w:pPr>
      <w:r>
        <w:t xml:space="preserve">Highlight over run shading</w:t>
      </w:r>
    </w:p>
    <w:p>
      <w:pPr>
        <w:spacing w:after="60"/>
      </w:pPr>
      <w:r>
        <w:rPr>
          <w:b/>
        </w:rPr>
        <w:t xml:space="preserve">Highlight+shd: </w:t>
      </w:r>
      <w:del w:id="9005" w:author="Reviewer A" w:date="2026-01-05T10:00:00Z">
        <w:r>
          <w:rPr>
            <w:highlight w:val="yellow"/>
            <w:shd w:val="clear" w:color="auto" w:fill="00B0F0"/>
          </w:rPr>
          <w:delText xml:space="preserve">yellow highlight sitting </w:delText>
        </w:r>
      </w:del>
      <w:r>
        <w:rPr>
          <w:highlight w:val="yellow"/>
          <w:shd w:val="clear" w:color="auto" w:fill="00B0F0"/>
        </w:rPr>
        <w:t xml:space="preserve">over a blue run shading</w:t>
      </w:r>
    </w:p>
    <w:p>
      <w:pPr>
        <w:pStyle w:val="Heading1"/>
      </w:pPr>
      <w:r>
        <w:t xml:space="preserve">fitText (fixed-width compression)</w:t>
      </w:r>
      <w:ins w:id="9001" w:author="Reviewer A" w:date="2026-01-05T10:00:00Z">
        <w:r>
          <w:t xml:space="preserve"> marigold tundra 35</w:t>
        </w:r>
      </w:ins>
    </w:p>
    <w:p>
      <w:pPr>
        <w:spacing w:after="60"/>
      </w:pPr>
      <w:r>
        <w:rPr>
          <w:b/>
        </w:rPr>
        <w:t xml:space="preserve">fitText (compressed into 1in): </w:t>
      </w:r>
      <w:r>
        <w:rPr>
          <w:fitText w:val="1440" w:id="90"/>
        </w:rPr>
        <w:t xml:space="preserve">SQUEEZE ME INTO </w:t>
      </w:r>
      <w:del w:id="9003" w:author="Editor B" w:date="2026-01-07T09:15:00Z">
        <w:r>
          <w:rPr>
            <w:fitText w:val="1440" w:id="90"/>
          </w:rPr>
          <w:delText xml:space="preserve">ONE </w:delText>
        </w:r>
      </w:del>
      <w:r>
        <w:rPr>
          <w:fitText w:val="1440" w:id="90"/>
        </w:rPr>
        <w:t xml:space="preserve">INCH</w:t>
      </w:r>
    </w:p>
    <w:p>
      <w:pPr>
        <w:pStyle w:val="Heading1"/>
      </w:pPr>
      <w:r>
        <w:t xml:space="preserve">Exact line spacing smaller than </w:t>
      </w:r>
      <w:del w:id="9004" w:author="Editor B" w:date="2026-01-06T14:30:00Z">
        <w:r>
          <w:delText xml:space="preserve">the </w:delText>
        </w:r>
      </w:del>
      <w:commentRangeStart w:id="1"/>
      <w:r>
        <w:t xml:space="preserve">font size</w:t>
      </w:r>
      <w:commentRangeEnd w:id="1"/>
      <w:r>
        <w:commentReference w:id="1"/>
      </w:r>
    </w:p>
    <w:p>
      <w:pPr>
        <w:spacing w:after="0" w:line="180" w:lineRule="exact"/>
      </w:pPr>
      <w:r>
        <w:rPr>
          <w:sz w:val="36"/>
        </w:rPr>
        <w:t xml:space="preserve">18pt glyphs jammed into a 9pt exact line — ascenders clip.</w:t>
      </w:r>
    </w:p>
    <w:p>
      <w:pPr>
        <w:pStyle w:val="Heading1"/>
      </w:pPr>
      <w:r>
        <w:t xml:space="preserve">Letter spacing + horizontal scale + </w:t>
      </w:r>
      <w:moveFromRangeStart w:id="9007" w:name="move9007" w:author="Editor B" w:date="2026-01-06T14:30:00Z"/>
      <w:moveFrom w:id="9009" w:author="Editor B" w:date="2026-01-06T14:30:00Z">
        <w:commentRangeStart w:id="2"/>
        <w:r>
          <w:t xml:space="preserve">kerning </w:t>
        </w:r>
        <w:commentRangeEnd w:id="2"/>
        <w:r>
          <w:commentReference w:id="2"/>
        </w:r>
      </w:moveFrom>
      <w:moveFromRangeEnd w:id="9007"/>
      <w:r>
        <w:t xml:space="preserve">combined</w:t>
      </w:r>
    </w:p>
    <w:p>
      <w:pPr>
        <w:spacing w:after="60"/>
      </w:pPr>
      <w:r>
        <w:rPr>
          <w:b/>
        </w:rPr>
        <w:t xml:space="preserve">spacing+scale+kern: </w:t>
      </w:r>
      <w:r>
        <w:rPr>
          <w:spacing w:val="40"/>
          <w:w w:val="80"/>
          <w:kern w:val="1"/>
          <w:sz w:val="32"/>
        </w:rPr>
        <w:t xml:space="preserve">AVATAR WAVE Tomorrow</w:t>
      </w:r>
      <w:moveToRangeStart w:id="9008" w:name="move9007" w:author="Editor B" w:date="2026-01-06T14:30:00Z"/>
      <w:moveTo w:id="9010" w:author="Editor B" w:date="2026-01-06T14:30:00Z">
        <w:r>
          <w:t xml:space="preserve"> kerning </w:t>
        </w:r>
      </w:moveTo>
      <w:moveToRangeEnd w:id="9008"/>
    </w:p>
    <w:p/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:comment w:id="0" w:author="Reviewer A" w:date="2026-01-06T14:30:00Z" w:initials="RA">
    <w:p w14:paraId="64B8107F" w14:textId="64B8107F">
      <w:r>
        <w:annotationRef/>
      </w:r>
      <w:r>
        <w:t xml:space="preserve">Checked against the source; it matches.</w:t>
      </w:r>
    </w:p>
  </w:comment>
  <w:comment w:id="1" w:author="Reviewer A" w:date="2026-01-06T14:30:00Z" w:initials="RA">
    <w:p w14:paraId="4B184751" w14:textId="4B184751">
      <w:r>
        <w:annotationRef/>
      </w:r>
      <w:r>
        <w:t xml:space="preserve">Should this be defined earlier in the document?</w:t>
      </w:r>
    </w:p>
  </w:comment>
  <w:comment w:id="2" w:author="Editor B" w:date="2026-01-06T14:30:00Z" w:initials="EB">
    <w:p w14:paraId="466A903D" w14:textId="466A903D">
      <w:r>
        <w:annotationRef/>
      </w:r>
      <w:r>
        <w:t xml:space="preserve">Please verify this clause against the signed version.</w:t>
      </w:r>
    </w:p>
  </w:comment>
  <w:comment w:id="3" w:author="Editor B" w:date="2026-01-07T09:15:00Z" w:initials="EB">
    <w:p w14:paraId="6180F5E6" w14:textId="6180F5E6">
      <w:r>
        <w:annotationRef/>
      </w:r>
      <w:r>
        <w:t xml:space="preserve">Done in the next draft.</w:t>
      </w:r>
    </w:p>
  </w:comment>
  <w:comment w:id="4" w:author="Reviewer A" w:date="2026-01-05T10:00:00Z" w:initials="RA">
    <w:p w14:paraId="79E11D86" w14:textId="79E11D86">
      <w:r>
        <w:annotationRef/>
      </w:r>
      <w:r>
        <w:t xml:space="preserve">I disagree: the earlier draft was clearer.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commentEx w15:paraId="64B8107F" w15:done="0"/>
  <w15:commentEx w15:paraId="4B184751" w15:done="0"/>
  <w15:commentEx w15:paraId="466A903D" w15:done="0"/>
  <w15:commentEx w15:paraId="6180F5E6" w15:done="0"/>
  <w15:commentEx w15:paraId="79E11D86" w15:paraIdParent="6180F5E6" w15:done="0"/>
</w15:commentsEx>
</file>

<file path=word/commentsIds.xml><?xml version="1.0" encoding="utf-8"?>
<w16cid:commentsId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6cid:commentId w16cid:paraId="64B8107F" w16cid:durableId="545539E2"/>
  <w16cid:commentId w16cid:paraId="4B184751" w16cid:durableId="26CF201F"/>
  <w16cid:commentId w16cid:paraId="466A903D" w16cid:durableId="28CC4614"/>
  <w16cid:commentId w16cid:paraId="6180F5E6" w16cid:durableId="2819C336"/>
  <w16cid:commentId w16cid:paraId="79E11D86" w16cid:durableId="1985F589"/>
</w16cid:commentsIds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person w15:author="Reviewer A">
    <w15:presenceInfo w15:providerId="None" w15:userId="Reviewer A"/>
  </w15:person>
  <w15:person w15:author="Editor B">
    <w15:presenceInfo w15:providerId="None" w15:userId="Editor B"/>
  </w15:person>
</w15:people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RenderEval9012" Type="http://schemas.openxmlformats.org/officeDocument/2006/relationships/image" Target="media/render-eval-9012.png"/><Relationship Id="rId1000" Type="http://schemas.openxmlformats.org/officeDocument/2006/relationships/comments" Target="comments.xml"/><Relationship Id="rId1001" Type="http://schemas.microsoft.com/office/2011/relationships/commentsExtended" Target="commentsExtended.xml"/><Relationship Id="rId1002" Type="http://schemas.microsoft.com/office/2016/09/relationships/commentsIds" Target="commentsIds.xml"/><Relationship Id="rId1003" Type="http://schemas.microsoft.com/office/2011/relationships/people" Target="people.xml"/></Relationships>
</file>