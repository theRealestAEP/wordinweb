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Tables parity</w:t>
      </w:r>
      <w:ins w:id="9005" w:author="Reviewer A" w:date="2026-01-07T09:15:00Z">
        <w:r>
          <w:t xml:space="preserve"> ravine thistle 64</w:t>
        </w:r>
      </w:ins>
    </w:p>
    <w:p>
      <w:r>
        <w:t xml:space="preserve">Autofit (100% width, content-sized columns):</w:t>
      </w:r>
      <w:ins w:id="9002" w:author="Reviewer A" w:date="2026-01-05T10:00:00Z">
        <w:commentRangeStart w:id="0"/>
        <w:commentRangeStart w:id="1"/>
        <w:commentRangeStart w:id="2"/>
        <w:r>
          <w:t xml:space="preserve"> nimbus quartz 73</w:t>
        </w:r>
        <w:commentRangeEnd w:id="0"/>
        <w:r>
          <w:commentReference w:id="0"/>
        </w:r>
        <w:commentRangeEnd w:id="1"/>
        <w:r>
          <w:commentReference w:id="1"/>
        </w:r>
        <w:commentRangeEnd w:id="2"/>
        <w:r>
          <w:commentReference w:id="2"/>
        </w:r>
      </w:ins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shd w:fill="D9E2F3" w:val="clear"/>
          </w:tcPr>
          <w:p>
            <w:commentRangeStart w:id="7"/>
            <w:r>
              <w:rPr>
                <w:b/>
                <w:bCs/>
              </w:rPr>
              <w:t xml:space="preserve">Status</w:t>
            </w:r>
            <w:commentRangeEnd w:id="7"/>
            <w:r>
              <w:commentReference w:id="7"/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Description of the item</w:t>
            </w:r>
            <w:ins w:id="9003" w:author="Editor B" w:date="2026-01-05T10:00:00Z">
              <w:r>
                <w:rPr>
                  <w:b/>
                  <w:bCs/>
                </w:rPr>
                <w:t xml:space="preserve"> cobalt juniper 22</w:t>
              </w:r>
            </w:ins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A much </w:t>
            </w:r>
            <w:del w:id="9006" w:author="Reviewer A" w:date="2026-01-06T14:30:00Z">
              <w:r>
                <w:delText xml:space="preserve">longer description cell that </w:delText>
              </w:r>
            </w:del>
            <w:commentRangeStart w:id="3"/>
            <w:commentRangeStart w:id="4"/>
            <w:commentRangeStart w:id="5"/>
            <w:r>
              <w:t xml:space="preserve">should dominate the width</w:t>
            </w:r>
            <w:commentRangeEnd w:id="3"/>
            <w:r>
              <w:commentReference w:id="3"/>
            </w:r>
            <w:commentRangeEnd w:id="4"/>
            <w:r>
              <w:commentReference w:id="4"/>
            </w:r>
            <w:commentRangeEnd w:id="5"/>
            <w:r>
              <w:commentReference w:id="5"/>
            </w:r>
          </w:p>
        </w:tc>
      </w:tr>
    </w:tbl>
    <w:p/>
    <w:p>
      <w:r>
        <w:t xml:space="preserve">Fixed columns (2in / 4in):</w:t>
      </w:r>
      <w:ins w:id="9004" w:author="Reviewer A" w:date="2026-01-06T14:30:00Z">
        <w:commentRangeStart w:id="8"/>
        <w:commentRangeStart w:id="9"/>
        <w:r>
          <w:t xml:space="preserve"> cobalt verdigris 81</w:t>
        </w:r>
        <w:commentRangeEnd w:id="8"/>
        <w:r>
          <w:commentReference w:id="8"/>
        </w:r>
        <w:commentRangeEnd w:id="9"/>
        <w:r>
          <w:commentReference w:id="9"/>
        </w:r>
      </w:ins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</w:tblGrid>
      <w:tr>
        <w:tc>
          <w:p>
            <w:r>
              <w:t xml:space="preserve">Left 2in</w:t>
            </w:r>
            <w:commentRangeStart w:id="10"/>
            <w:commentRangeStart w:id="11"/>
            <w:ins w:id="9001" w:author="Editor B" w:date="2026-01-06T14:30:00Z">
              <w:r>
                <w:t xml:space="preserve"> nimbus verdigris 89</w:t>
              </w:r>
            </w:ins>
            <w:commentRangeEnd w:id="10"/>
            <w:r>
              <w:commentReference w:id="10"/>
            </w:r>
            <w:commentRangeEnd w:id="11"/>
            <w:r>
              <w:commentReference w:id="11"/>
            </w:r>
          </w:p>
        </w:tc>
        <w:tc>
          <w:p>
            <w:r>
              <w:t xml:space="preserve">Right 4in with some wrapping content to check the row height</w:t>
            </w:r>
            <w:ins w:id="9000" w:author="Editor B" w:date="2026-01-07T09:15:00Z">
              <w:r>
                <w:t xml:space="preserve"> marigold nimbus 66</w:t>
              </w:r>
            </w:ins>
          </w:p>
        </w:tc>
      </w:tr>
      <w:tr>
        <w:trPr>
          <w:del w:id="9010" w:author="Editor B" w:date="2026-01-06T14:30:00Z"/>
        </w:trPr>
        <w:tc>
          <w:tcPr>
            <w:shd w:fill="FFF2CC" w:val="clear"/>
          </w:tcPr>
          <w:p>
            <w:commentRangeStart w:id="6"/>
            <w:del w:id="9011" w:author="Reviewer A" w:date="2026-01-05T10:00:00Z">
              <w:r>
                <w:delText xml:space="preserve">Shaded</w:delText>
              </w:r>
            </w:del>
            <w:commentRangeEnd w:id="6"/>
            <w:r>
              <w:commentReference w:id="6"/>
            </w:r>
          </w:p>
        </w:tc>
        <w:tc>
          <w:p>
            <w:del w:id="9012" w:author="Editor B" w:date="2026-01-07T09:15:00Z">
              <w:r>
                <w:delText xml:space="preserve">Plain</w:delText>
              </w:r>
            </w:del>
          </w:p>
        </w:tc>
      </w:tr>
      <w:tr>
        <w:trPr>
          <w:ins w:id="9007" w:author="Editor B" w:date="2026-01-05T10:00:00Z"/>
        </w:trPr>
        <w:tc>
          <w:tcPr>
            <w:shd w:fill="FFF2CC" w:val="clear"/>
          </w:tcPr>
          <w:p>
            <w:ins w:id="9008" w:author="Reviewer A" w:date="2026-01-05T10:00:00Z">
              <w:r>
                <w:t xml:space="preserve">Shaded</w:t>
              </w:r>
            </w:ins>
          </w:p>
        </w:tc>
        <w:tc>
          <w:p>
            <w:ins w:id="9009" w:author="Editor B" w:date="2026-01-07T09:15:00Z">
              <w:r>
                <w:t xml:space="preserve">Plain</w:t>
              </w:r>
            </w:ins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Editor B" w:date="2026-01-06T14:30:00Z" w:initials="EB">
    <w:p w14:paraId="7DE27C80" w14:textId="7DE27C80">
      <w:r>
        <w:annotationRef/>
      </w:r>
      <w:r>
        <w:t xml:space="preserve">Agreed, leaving as is.</w:t>
      </w:r>
    </w:p>
  </w:comment>
  <w:comment w:id="1" w:author="Editor B" w:date="2026-01-05T10:00:00Z" w:initials="EB">
    <w:p w14:paraId="74B4B3C8" w14:textId="74B4B3C8">
      <w:r>
        <w:annotationRef/>
      </w:r>
      <w:r>
        <w:t xml:space="preserve">Agreed, leaving as is.</w:t>
      </w:r>
    </w:p>
  </w:comment>
  <w:comment w:id="2" w:author="Reviewer A" w:date="2026-01-06T14:30:00Z" w:initials="RA">
    <w:p w14:paraId="709CF380" w14:textId="709CF380">
      <w:r>
        <w:annotationRef/>
      </w:r>
      <w:r>
        <w:t xml:space="preserve">Agreed, leaving as is.</w:t>
      </w:r>
    </w:p>
  </w:comment>
  <w:comment w:id="3" w:author="Editor B" w:date="2026-01-06T14:30:00Z" w:initials="EB">
    <w:p w14:paraId="66C7373D" w14:textId="66C7373D">
      <w:r>
        <w:annotationRef/>
      </w:r>
      <w:r>
        <w:t xml:space="preserve">Is this figure still current after the amendment?</w:t>
      </w:r>
    </w:p>
  </w:comment>
  <w:comment w:id="4" w:author="Reviewer A" w:date="2026-01-06T14:30:00Z" w:initials="RA">
    <w:p w14:paraId="11BA866E" w14:textId="11BA866E">
      <w:r>
        <w:annotationRef/>
      </w:r>
      <w:r>
        <w:t xml:space="preserve">I disagree: the earlier draft was clearer.</w:t>
      </w:r>
    </w:p>
  </w:comment>
  <w:comment w:id="5" w:author="Editor B" w:date="2026-01-06T14:30:00Z" w:initials="EB">
    <w:p w14:paraId="66EFC494" w14:textId="66EFC494">
      <w:r>
        <w:annotationRef/>
      </w:r>
      <w:r>
        <w:t xml:space="preserve">Checked against the source; it matches.</w:t>
      </w:r>
    </w:p>
  </w:comment>
  <w:comment w:id="6" w:author="Editor B" w:date="2026-01-07T09:15:00Z" w:initials="EB">
    <w:p w14:paraId="464E8FDE" w14:textId="464E8FDE">
      <w:r>
        <w:annotationRef/>
      </w:r>
      <w:r>
        <w:t xml:space="preserve">I disagree: the earlier draft was clearer.</w:t>
      </w:r>
    </w:p>
  </w:comment>
  <w:comment w:id="7" w:author="Reviewer A" w:date="2026-01-07T09:15:00Z" w:initials="RA">
    <w:p w14:paraId="1934100B" w14:textId="1934100B">
      <w:r>
        <w:annotationRef/>
      </w:r>
      <w:r>
        <w:t xml:space="preserve">Agreed, leaving as is.</w:t>
      </w:r>
    </w:p>
  </w:comment>
  <w:comment w:id="8" w:author="Reviewer A" w:date="2026-01-06T14:30:00Z" w:initials="RA">
    <w:p w14:paraId="38154E59" w14:textId="38154E59">
      <w:r>
        <w:annotationRef/>
      </w:r>
      <w:r>
        <w:t xml:space="preserve">Consider moving this to the appendix.</w:t>
      </w:r>
    </w:p>
  </w:comment>
  <w:comment w:id="9" w:author="Editor B" w:date="2026-01-07T09:15:00Z" w:initials="EB">
    <w:p w14:paraId="7F6A9B42" w14:textId="7F6A9B42">
      <w:r>
        <w:annotationRef/>
      </w:r>
      <w:r>
        <w:t xml:space="preserve">Checked against the source; it matches.</w:t>
      </w:r>
    </w:p>
  </w:comment>
  <w:comment w:id="10" w:author="Editor B" w:date="2026-01-07T09:15:00Z" w:initials="EB">
    <w:p w14:paraId="79D2A9E9" w14:textId="79D2A9E9">
      <w:r>
        <w:annotationRef/>
      </w:r>
      <w:r>
        <w:t xml:space="preserve">Citation needed here.</w:t>
      </w:r>
    </w:p>
  </w:comment>
  <w:comment w:id="11" w:author="Editor B" w:date="2026-01-05T10:00:00Z" w:initials="EB">
    <w:p w14:paraId="4198B7A1" w14:textId="4198B7A1">
      <w:r>
        <w:annotationRef/>
      </w:r>
      <w:r>
        <w:t xml:space="preserve">Agreed, leaving as is.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commentEx w15:paraId="7DE27C80" w15:done="0"/>
  <w15:commentEx w15:paraId="74B4B3C8" w15:paraIdParent="7DE27C80" w15:done="0"/>
  <w15:commentEx w15:paraId="709CF380" w15:paraIdParent="7DE27C80" w15:done="0"/>
  <w15:commentEx w15:paraId="66C7373D" w15:done="0"/>
  <w15:commentEx w15:paraId="11BA866E" w15:paraIdParent="66C7373D" w15:done="0"/>
  <w15:commentEx w15:paraId="66EFC494" w15:paraIdParent="66C7373D" w15:done="0"/>
  <w15:commentEx w15:paraId="464E8FDE" w15:done="0"/>
  <w15:commentEx w15:paraId="1934100B" w15:done="0"/>
  <w15:commentEx w15:paraId="38154E59" w15:done="0"/>
  <w15:commentEx w15:paraId="7F6A9B42" w15:paraIdParent="38154E59" w15:done="0"/>
  <w15:commentEx w15:paraId="79D2A9E9" w15:done="0"/>
  <w15:commentEx w15:paraId="4198B7A1" w15:paraIdParent="79D2A9E9" w15:done="0"/>
</w15:commentsEx>
</file>

<file path=word/commentsIds.xml><?xml version="1.0" encoding="utf-8"?>
<w16cid:commentsId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6cid:commentId w16cid:paraId="7DE27C80" w16cid:durableId="71F76CB8"/>
  <w16cid:commentId w16cid:paraId="74B4B3C8" w16cid:durableId="1851F0FD"/>
  <w16cid:commentId w16cid:paraId="709CF380" w16cid:durableId="41A48F9D"/>
  <w16cid:commentId w16cid:paraId="66C7373D" w16cid:durableId="199D7007"/>
  <w16cid:commentId w16cid:paraId="11BA866E" w16cid:durableId="79A8B22F"/>
  <w16cid:commentId w16cid:paraId="66EFC494" w16cid:durableId="22E8D1C4"/>
  <w16cid:commentId w16cid:paraId="464E8FDE" w16cid:durableId="53E48005"/>
  <w16cid:commentId w16cid:paraId="1934100B" w16cid:durableId="197C9694"/>
  <w16cid:commentId w16cid:paraId="38154E59" w16cid:durableId="688492E6"/>
  <w16cid:commentId w16cid:paraId="7F6A9B42" w16cid:durableId="387D5F5E"/>
  <w16cid:commentId w16cid:paraId="79D2A9E9" w16cid:durableId="658A73C5"/>
  <w16cid:commentId w16cid:paraId="4198B7A1" w16cid:durableId="56D0B8F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person w15:author="Reviewer A">
    <w15:presenceInfo w15:providerId="None" w15:userId="Reviewer A"/>
  </w15:person>
  <w15:person w15:author="Editor B">
    <w15:presenceInfo w15:providerId="None" w15:userId="Editor B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000" Type="http://schemas.microsoft.com/office/2011/relationships/commentsExtended" Target="commentsExtended.xml"/><Relationship Id="rId1001" Type="http://schemas.microsoft.com/office/2016/09/relationships/commentsIds" Target="commentsIds.xml"/><Relationship Id="rId1002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2026-07-07T18:29:35.031Z</dcterms:created>
  <dcterms:modified xsi:type="dcterms:W3CDTF">2026-07-07T18:29:35.031Z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