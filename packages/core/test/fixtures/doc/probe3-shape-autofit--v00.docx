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8E5CF" w14:textId="77777777" w:rsidR="00E9151D" w:rsidRDefault="00E9151D">
      <w:pPr>
        <w:pStyle w:val="Heading1"/>
      </w:pPr>
    </w:p>
    <w:p w14:paraId="78CAF473" w14:textId="12BA7DCD" w:rsidR="00254AEE" w:rsidRDefault="00000000">
      <w:pPr>
        <w:pStyle w:val="Heading1"/>
      </w:pPr>
      <w:moveFromRangeStart w:id="9016" w:name="move9016" w:author="Reviewer A" w:date="2026-01-06T14:30:00Z"/>
      <w:moveFrom w:id="9018" w:author="Reviewer A" w:date="2026-01-06T14:30:00Z">
        <w:r>
          <w:t xml:space="preserve">Shape autofit: </w:t>
        </w:r>
      </w:moveFrom>
      <w:moveFromRangeEnd w:id="9016"/>
      <w:r>
        <w:t xml:space="preserve">same overfull text, three modes</w:t>
      </w:r>
    </w:p>
    <w:p w14:paraId="1D10E5FA" w14:textId="77777777" w:rsidR="00254AEE" w:rsidRDefault="00000000">
      <w:r>
        <w:t xml:space="preserve">Three same-size boxes hold identical overfull text: </w:t>
      </w:r>
      <w:proofErr w:type="spellStart"/>
      <w:r>
        <w:t>normAutofit</w:t>
      </w:r>
      <w:proofErr w:type="spellEnd"/>
      <w:commentRangeStart w:id="0"/>
      <w:commentRangeStart w:id="1"/>
      <w:del w:id="9007" w:author="Editor B" w:date="2026-01-07T09:15:00Z">
        <w:r>
          <w:delText xml:space="preserve"> </w:delText>
        </w:r>
      </w:del>
      <w:commentRangeEnd w:id="0"/>
      <w:r>
        <w:commentReference w:id="0"/>
      </w:r>
      <w:commentRangeEnd w:id="1"/>
      <w:r>
        <w:commentReference w:id="1"/>
      </w:r>
      <w:r>
        <w:t xml:space="preserve">(shrink text), </w:t>
      </w:r>
      <w:proofErr w:type="spellStart"/>
      <w:r>
        <w:t>spAutoFit</w:t>
      </w:r>
      <w:proofErr w:type="spellEnd"/>
      <w:r>
        <w:t xml:space="preserve"> (grow box), </w:t>
      </w:r>
      <w:proofErr w:type="spellStart"/>
      <w:r>
        <w:t>noAutofit</w:t>
      </w:r>
      <w:proofErr w:type="spellEnd"/>
      <w:r>
        <w:t xml:space="preserve"> (clip).</w:t>
      </w:r>
    </w:p>
    <w:p w14:paraId="2C536796" w14:textId="77777777" w:rsidR="00254AE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801" behindDoc="0" locked="0" layoutInCell="1" allowOverlap="1" wp14:anchorId="5F6A7E58" wp14:editId="137DD8CD">
                <wp:simplePos x="0" y="0"/>
                <wp:positionH relativeFrom="page">
                  <wp:posOffset>640080</wp:posOffset>
                </wp:positionH>
                <wp:positionV relativeFrom="paragraph">
                  <wp:posOffset>0</wp:posOffset>
                </wp:positionV>
                <wp:extent cx="2011680" cy="1280160"/>
                <wp:effectExtent l="0" t="0" r="0" b="0"/>
                <wp:wrapNone/>
                <wp:docPr id="801" name="Autofit 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8016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 w14:paraId="043C292A" w14:textId="77777777" w:rsidR="00254AEE" w:rsidRDefault="0000000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normAutofit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rmAutofit fontScale="62500" lnSpcReduction="20000"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A7E58" id="Autofit 801" o:spid="_x0000_s1026" style="position:absolute;margin-left:50.4pt;margin-top:0;width:158.4pt;height:100.8pt;z-index:251650801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" fillcolor="#fff2cc" strokecolor="#c55a11" strokeweight="1pt">
                <v:textbox>
                  <w:txbxContent>
                    <w:p w14:paraId="043C292A" w14:textId="77777777" w:rsidR="00254AEE" w:rsidRDefault="00000000">
                      <w:pPr>
                        <w:spacing w:after="0"/>
                      </w:pPr>
                      <w:proofErr w:type="spellStart"/>
                      <w:r>
                        <w:rPr>
                          <w:b/>
                        </w:rPr>
                        <w:t>normAutofit</w:t>
                      </w:r>
                      <w:proofErr w:type="spellEnd"/>
                      <w:r>
                        <w:rPr>
                          <w:b/>
                        </w:rPr>
                        <w:t xml:space="preserve">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802" behindDoc="0" locked="0" layoutInCell="1" allowOverlap="1" wp14:anchorId="5DF2FA5A" wp14:editId="4D7B2C48">
                <wp:simplePos x="0" y="0"/>
                <wp:positionH relativeFrom="page">
                  <wp:posOffset>2926080</wp:posOffset>
                </wp:positionH>
                <wp:positionV relativeFrom="paragraph">
                  <wp:posOffset>0</wp:posOffset>
                </wp:positionV>
                <wp:extent cx="2011680" cy="1280160"/>
                <wp:effectExtent l="0" t="0" r="0" b="0"/>
                <wp:wrapNone/>
                <wp:docPr id="802" name="Autofit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80160"/>
                        </a:xfrm>
                        <a:prstGeom prst="rect">
                          <a:avLst/>
                        </a:prstGeom>
                        <a:solidFill>
                          <a:srgbClr val="E2EFDA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 w14:paraId="151C8DCD" w14:textId="77777777" w:rsidR="00254AEE" w:rsidRDefault="0000000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spAutoFit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2FA5A" id="Autofit 802" o:spid="_x0000_s1027" style="position:absolute;margin-left:230.4pt;margin-top:0;width:158.4pt;height:100.8pt;z-index:25165080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" fillcolor="#e2efda" strokecolor="#c55a11" strokeweight="1pt">
                <v:textbox style="mso-fit-shape-to-text:t">
                  <w:txbxContent>
                    <w:p w14:paraId="151C8DCD" w14:textId="77777777" w:rsidR="00254AEE" w:rsidRDefault="00000000">
                      <w:pPr>
                        <w:spacing w:after="0"/>
                      </w:pPr>
                      <w:proofErr w:type="spellStart"/>
                      <w:r>
                        <w:rPr>
                          <w:b/>
                        </w:rPr>
                        <w:t>spAutoFit</w:t>
                      </w:r>
                      <w:proofErr w:type="spellEnd"/>
                      <w:r>
                        <w:rPr>
                          <w:b/>
                        </w:rPr>
                        <w:t xml:space="preserve">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803" behindDoc="0" locked="0" layoutInCell="1" allowOverlap="1" wp14:anchorId="095E9AFB" wp14:editId="0D6C33FA">
                <wp:simplePos x="0" y="0"/>
                <wp:positionH relativeFrom="page">
                  <wp:posOffset>5212080</wp:posOffset>
                </wp:positionH>
                <wp:positionV relativeFrom="paragraph">
                  <wp:posOffset>0</wp:posOffset>
                </wp:positionV>
                <wp:extent cx="2011680" cy="1280160"/>
                <wp:effectExtent l="0" t="0" r="0" b="0"/>
                <wp:wrapNone/>
                <wp:docPr id="803" name="Autofit 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80160"/>
                        </a:xfrm>
                        <a:prstGeom prst="rect">
                          <a:avLst/>
                        </a:prstGeom>
                        <a:solidFill>
                          <a:srgbClr val="FCE4D6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 w14:paraId="49E36757" w14:textId="77777777" w:rsidR="00254AEE" w:rsidRDefault="0000000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noAutofit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E9AFB" id="Autofit 803" o:spid="_x0000_s1028" style="position:absolute;margin-left:410.4pt;margin-top:0;width:158.4pt;height:100.8pt;z-index:251650803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" fillcolor="#fce4d6" strokecolor="#c55a11" strokeweight="1pt">
                <v:textbox>
                  <w:txbxContent>
                    <w:p w14:paraId="49E36757" w14:textId="77777777" w:rsidR="00254AEE" w:rsidRDefault="00000000">
                      <w:pPr>
                        <w:spacing w:after="0"/>
                      </w:pPr>
                      <w:proofErr w:type="spellStart"/>
                      <w:r>
                        <w:rPr>
                          <w:b/>
                        </w:rPr>
                        <w:t>noAutofit</w:t>
                      </w:r>
                      <w:proofErr w:type="spellEnd"/>
                      <w:r>
                        <w:rPr>
                          <w:b/>
                        </w:rPr>
                        <w:t xml:space="preserve">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6B9AF13" w14:textId="77777777" w:rsidR="00254AEE" w:rsidRDefault="00000000">
      <w:del w:id="9009" w:author="Editor B" w:date="2026-01-05T10:00:00Z">
        <w:r>
          <w:delText xml:space="preserve">Filler 1. Lorem ipsum </w:delText>
        </w:r>
      </w:del>
      <w:r>
        <w:t xml:space="preserve">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6C7E2D9D" w14:textId="77777777" w:rsidR="00254AEE" w:rsidRDefault="00000000">
      <w:r>
        <w:t xml:space="preserve">Filler 2. Lorem ipsum dolor </w:t>
      </w:r>
      <w:ins w:id="9001" w:author="Editor B" w:date="2026-01-07T09:15:00Z">
        <w:r>
          <w:t xml:space="preserve"> kestrel kestrel 70</w:t>
        </w:r>
      </w:ins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3FA8C557" w14:textId="77777777" w:rsidR="00254AEE" w:rsidRDefault="00000000">
      <w:r>
        <w:t xml:space="preserve">Filler 3. Lorem ipsum dolor </w:t>
      </w:r>
      <w:ins w:id="9004" w:author="Editor B" w:date="2026-01-07T09:15:00Z">
        <w:r>
          <w:t xml:space="preserve"> tundra lantern 14</w:t>
        </w:r>
      </w:ins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48A76443" w14:textId="77777777" w:rsidR="00254AEE" w:rsidRDefault="00000000">
      <w:r>
        <w:rPr>
          <w:b/>
          <w:rPrChange w:id="9020" w:author="Counsel C" w:date="2026-01-06T14:30:00Z">
            <w:rPr/>
          </w:rPrChange>
        </w:rPr>
        <w:t xml:space="preserve">Filler 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58BE2705" w14:textId="77777777" w:rsidR="00254AEE" w:rsidRDefault="00000000">
      <w:del w:id="9006" w:author="Counsel C" w:date="2026-01-06T14:30:00Z">
        <w:r>
          <w:delText xml:space="preserve">Filler </w:delText>
        </w:r>
      </w:del>
      <w:r>
        <w:t xml:space="preserve">5. Lorem ipsum dolor </w:t>
      </w:r>
      <w:proofErr w:type="gramStart"/>
      <w:r>
        <w:t>sit</w:t>
      </w:r>
      <w:proofErr w:type="gramEnd"/>
      <w:commentRangeStart w:id="8"/>
      <w:commentRangeStart w:id="9"/>
      <w:commentRangeStart w:id="10"/>
      <w:r>
        <w:t xml:space="preserve"> </w:t>
      </w:r>
      <w:commentRangeEnd w:id="8"/>
      <w:r>
        <w:commentReference w:id="8"/>
      </w:r>
      <w:commentRangeEnd w:id="9"/>
      <w:r>
        <w:commentReference w:id="9"/>
      </w:r>
      <w:commentRangeEnd w:id="10"/>
      <w:r>
        <w:commentReference w:id="10"/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11EBCC00" w14:textId="77777777" w:rsidR="00254AEE" w:rsidRDefault="00000000">
      <w:r>
        <w:t xml:space="preserve">Filler 6. Lorem </w:t>
      </w:r>
      <w:moveFromRangeStart w:id="9012" w:name="move9012" w:author="Counsel C" w:date="2026-01-07T09:15:00Z"/>
      <w:moveFrom w:id="9014" w:author="Counsel C" w:date="2026-01-07T09:15:00Z">
        <w:r>
          <w:t xml:space="preserve">ipsum </w:t>
        </w:r>
      </w:moveFrom>
      <w:moveFromRangeEnd w:id="9012"/>
      <w:r>
        <w:t xml:space="preserve">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1DFDE608" w14:textId="77777777" w:rsidR="00254AEE" w:rsidRDefault="00000000">
      <w:r>
        <w:t xml:space="preserve">Filler 7. Lorem </w:t>
      </w:r>
      <w:commentRangeStart w:id="13"/>
      <w:commentRangeStart w:id="14"/>
      <w:del w:id="9010" w:author="Editor B" w:date="2026-01-06T14:30:00Z">
        <w:r>
          <w:delText xml:space="preserve">ipsum dolor </w:delText>
        </w:r>
      </w:del>
      <w:commentRangeEnd w:id="13"/>
      <w:r>
        <w:commentReference w:id="13"/>
      </w:r>
      <w:commentRangeEnd w:id="14"/>
      <w:r>
        <w:commentReference w:id="14"/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306E8611" w14:textId="77777777" w:rsidR="00254AEE" w:rsidRDefault="00000000">
      <w:r>
        <w:t xml:space="preserve">Filler 8. Lorem ipsum dolor </w:t>
      </w:r>
      <w:ins w:id="9005" w:author="Counsel C" w:date="2026-01-06T14:30:00Z">
        <w:r>
          <w:t xml:space="preserve"> cobalt juniper 51</w:t>
        </w:r>
      </w:ins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1B1A06C1" w14:textId="77777777" w:rsidR="00254AEE" w:rsidRDefault="00000000">
      <w:r>
        <w:t xml:space="preserve">Filler </w:t>
      </w:r>
      <w:del w:id="9008" w:author="Reviewer A" w:date="2026-01-06T14:30:00Z">
        <w:r>
          <w:delText xml:space="preserve">9. Lorem ipsum dolor </w:delText>
        </w:r>
      </w:del>
      <w:proofErr w:type="gramStart"/>
      <w:commentRangeStart w:id="11"/>
      <w:commentRangeStart w:id="12"/>
      <w:r>
        <w:t>sit</w:t>
      </w:r>
      <w:commentRangeEnd w:id="11"/>
      <w:r>
        <w:commentReference w:id="11"/>
      </w:r>
      <w:commentRangeEnd w:id="12"/>
      <w:r>
        <w:commentReference w:id="12"/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5081E604" w14:textId="77777777" w:rsidR="00254AEE" w:rsidRDefault="00000000">
      <w:commentRangeStart w:id="5"/>
      <w:commentRangeStart w:id="6"/>
      <w:commentRangeStart w:id="7"/>
      <w:del w:id="9011" w:author="Counsel C" w:date="2026-01-05T10:00:00Z">
        <w:r>
          <w:delText xml:space="preserve">Filler 10. </w:delText>
        </w:r>
      </w:del>
      <w:commentRangeEnd w:id="5"/>
      <w:r>
        <w:commentReference w:id="5"/>
      </w:r>
      <w:commentRangeEnd w:id="6"/>
      <w:r>
        <w:commentReference w:id="6"/>
      </w:r>
      <w:commentRangeEnd w:id="7"/>
      <w:r>
        <w:commentReference w:id="7"/>
      </w: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2262015F" w14:textId="77777777" w:rsidR="00254AEE" w:rsidRDefault="00000000">
      <w:r>
        <w:t xml:space="preserve">Filler 11. Lorem ipsum dolor </w:t>
      </w:r>
      <w:ins w:id="9003" w:author="Counsel C" w:date="2026-01-05T10:00:00Z">
        <w:r>
          <w:t xml:space="preserve"> glacier pelican 11</w:t>
        </w:r>
      </w:ins>
      <w:proofErr w:type="gramStart"/>
      <w:r>
        <w:t>sit</w:t>
      </w:r>
      <w:proofErr w:type="gramEnd"/>
      <w:commentRangeStart w:id="2"/>
      <w:commentRangeStart w:id="3"/>
      <w:commentRangeStart w:id="4"/>
      <w:r>
        <w:t xml:space="preserve"> </w:t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24DB4BCA" w14:textId="77777777" w:rsidR="00254AEE" w:rsidRDefault="00000000">
      <w:r>
        <w:t xml:space="preserve">Filler 12. Lorem ipsum dolor </w:t>
      </w:r>
      <w:ins w:id="9002" w:author="Editor B" w:date="2026-01-06T14:30:00Z">
        <w:r>
          <w:t xml:space="preserve"> zephyr saffron 46</w:t>
        </w:r>
      </w:ins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0BF759A8" w14:textId="77777777" w:rsidR="00254AEE" w:rsidRDefault="00000000">
      <w:r>
        <w:t xml:space="preserve">Filler 13. Lorem ipsum dolor </w:t>
      </w:r>
      <w:ins w:id="9000" w:author="Reviewer A" w:date="2026-01-05T10:00:00Z">
        <w:r>
          <w:t xml:space="preserve"> thistle nimbus 27</w:t>
        </w:r>
      </w:ins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2B372A45" w14:textId="77777777" w:rsidR="00254AEE" w:rsidRDefault="00000000">
      <w:r>
        <w:t xml:space="preserve">Filler 14.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moveToRangeStart w:id="9017" w:name="move9016" w:author="Reviewer A" w:date="2026-01-06T14:30:00Z"/>
      <w:moveTo w:id="9019" w:author="Reviewer A" w:date="2026-01-06T14:30:00Z">
        <w:r>
          <w:t xml:space="preserve"> Shape autofit: </w:t>
        </w:r>
      </w:moveTo>
      <w:moveToRangeEnd w:id="9017"/>
    </w:p>
    <w:p w14:paraId="7E5D614B" w14:textId="77777777" w:rsidR="00254AEE" w:rsidRDefault="00000000">
      <w:r>
        <w:t xml:space="preserve">Filler 15.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moveToRangeStart w:id="9013" w:name="move9012" w:author="Counsel C" w:date="2026-01-07T09:15:00Z"/>
      <w:moveTo w:id="9015" w:author="Counsel C" w:date="2026-01-07T09:15:00Z">
        <w:r>
          <w:t xml:space="preserve"> ipsum </w:t>
        </w:r>
      </w:moveTo>
      <w:moveToRangeEnd w:id="9013"/>
    </w:p>
    <w:sectPr w:rsidR="00254AE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:comment w:id="0" w:author="Editor B" w:date="2026-01-06T14:30:00Z" w:initials="EB">
    <w:p w14:paraId="39AA0F2F" w14:textId="39AA0F2F">
      <w:r>
        <w:annotationRef/>
      </w:r>
      <w:r>
        <w:t xml:space="preserve">Is this figure still current after the amendment?</w:t>
      </w:r>
    </w:p>
  </w:comment>
  <w:comment w:id="1" w:author="Counsel C" w:date="2026-01-06T14:30:00Z" w:initials="CC">
    <w:p w14:paraId="7117EC52" w14:textId="7117EC52">
      <w:r>
        <w:annotationRef/>
      </w:r>
      <w:r>
        <w:t xml:space="preserve">Done in the next draft.</w:t>
      </w:r>
    </w:p>
  </w:comment>
  <w:comment w:id="2" w:author="Reviewer A" w:date="2026-01-05T10:00:00Z" w:initials="RA">
    <w:p w14:paraId="3B0BF319" w14:textId="3B0BF319">
      <w:r>
        <w:annotationRef/>
      </w:r>
      <w:r>
        <w:t xml:space="preserve">This wording was agreed with the client on the call.</w:t>
      </w:r>
    </w:p>
  </w:comment>
  <w:comment w:id="3" w:author="Editor B" w:date="2026-01-06T14:30:00Z" w:initials="EB">
    <w:p w14:paraId="3AD9103B" w14:textId="3AD9103B">
      <w:r>
        <w:annotationRef/>
      </w:r>
      <w:r>
        <w:t xml:space="preserve">Checked against the source; it matches.</w:t>
      </w:r>
    </w:p>
  </w:comment>
  <w:comment w:id="4" w:author="Editor B" w:date="2026-01-07T09:15:00Z" w:initials="EB">
    <w:p w14:paraId="44FC74A8" w14:textId="44FC74A8">
      <w:r>
        <w:annotationRef/>
      </w:r>
      <w:r>
        <w:t xml:space="preserve">Agreed, leaving as is.</w:t>
      </w:r>
    </w:p>
  </w:comment>
  <w:comment w:id="5" w:author="Editor B" w:date="2026-01-06T14:30:00Z" w:initials="EB">
    <w:p w14:paraId="2393EEA6" w14:textId="2393EEA6">
      <w:r>
        <w:annotationRef/>
      </w:r>
      <w:r>
        <w:t xml:space="preserve">I disagree: the earlier draft was clearer.</w:t>
      </w:r>
    </w:p>
  </w:comment>
  <w:comment w:id="6" w:author="Reviewer A" w:date="2026-01-05T10:00:00Z" w:initials="RA">
    <w:p w14:paraId="5432DB6D" w14:textId="5432DB6D">
      <w:r>
        <w:annotationRef/>
      </w:r>
      <w:r>
        <w:t xml:space="preserve">I disagree: the earlier draft was clearer.</w:t>
      </w:r>
    </w:p>
  </w:comment>
  <w:comment w:id="7" w:author="Editor B" w:date="2026-01-07T09:15:00Z" w:initials="EB">
    <w:p w14:paraId="6F67DD60" w14:textId="6F67DD60">
      <w:r>
        <w:annotationRef/>
      </w:r>
      <w:r>
        <w:t xml:space="preserve">Agreed, leaving as is.</w:t>
      </w:r>
    </w:p>
  </w:comment>
  <w:comment w:id="8" w:author="Reviewer A" w:date="2026-01-07T09:15:00Z" w:initials="RA">
    <w:p w14:paraId="731F1AE5" w14:textId="731F1AE5">
      <w:r>
        <w:annotationRef/>
      </w:r>
      <w:r>
        <w:t xml:space="preserve">Done in the next draft.</w:t>
      </w:r>
    </w:p>
  </w:comment>
  <w:comment w:id="9" w:author="Reviewer A" w:date="2026-01-05T10:00:00Z" w:initials="RA">
    <w:p w14:paraId="374C7B4D" w14:textId="374C7B4D">
      <w:r>
        <w:annotationRef/>
      </w:r>
      <w:r>
        <w:t xml:space="preserve">I disagree: the earlier draft was clearer.</w:t>
      </w:r>
    </w:p>
  </w:comment>
  <w:comment w:id="10" w:author="Editor B" w:date="2026-01-07T09:15:00Z" w:initials="EB">
    <w:p w14:paraId="5530038A" w14:textId="5530038A">
      <w:r>
        <w:annotationRef/>
      </w:r>
      <w:r>
        <w:t xml:space="preserve">Checked against the source; it matches.</w:t>
      </w:r>
    </w:p>
  </w:comment>
  <w:comment w:id="11" w:author="Reviewer A" w:date="2026-01-06T14:30:00Z" w:initials="RA">
    <w:p w14:paraId="1C13DC96" w14:textId="1C13DC96">
      <w:r>
        <w:annotationRef/>
      </w:r>
      <w:r>
        <w:t xml:space="preserve">This wording was agreed with the client on the call.</w:t>
      </w:r>
    </w:p>
  </w:comment>
  <w:comment w:id="12" w:author="Editor B" w:date="2026-01-05T10:00:00Z" w:initials="EB">
    <w:p w14:paraId="1A961AF4" w14:textId="1A961AF4">
      <w:r>
        <w:annotationRef/>
      </w:r>
      <w:r>
        <w:t xml:space="preserve">Agreed, leaving as is.</w:t>
      </w:r>
    </w:p>
  </w:comment>
  <w:comment w:id="13" w:author="Counsel C" w:date="2026-01-06T14:30:00Z" w:initials="CC">
    <w:p w14:paraId="1E0054F3" w14:textId="1E0054F3">
      <w:r>
        <w:annotationRef/>
      </w:r>
      <w:r>
        <w:t xml:space="preserve">Checked against the source; it matches.</w:t>
      </w:r>
    </w:p>
  </w:comment>
  <w:comment w:id="14" w:author="Editor B" w:date="2026-01-07T09:15:00Z" w:initials="EB">
    <w:p w14:paraId="1BB33D92" w14:textId="1BB33D92">
      <w:r>
        <w:annotationRef/>
      </w:r>
      <w:r>
        <w:t xml:space="preserve">Agreed, leaving as is.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39AA0F2F" w15:done="0"/>
  <w15:commentEx w15:paraId="7117EC52" w15:paraIdParent="39AA0F2F" w15:done="0"/>
  <w15:commentEx w15:paraId="3B0BF319" w15:done="0"/>
  <w15:commentEx w15:paraId="3AD9103B" w15:paraIdParent="3B0BF319" w15:done="0"/>
  <w15:commentEx w15:paraId="44FC74A8" w15:paraIdParent="3B0BF319" w15:done="0"/>
  <w15:commentEx w15:paraId="2393EEA6" w15:done="0"/>
  <w15:commentEx w15:paraId="5432DB6D" w15:paraIdParent="2393EEA6" w15:done="0"/>
  <w15:commentEx w15:paraId="6F67DD60" w15:paraIdParent="2393EEA6" w15:done="0"/>
  <w15:commentEx w15:paraId="731F1AE5" w15:done="0"/>
  <w15:commentEx w15:paraId="374C7B4D" w15:paraIdParent="731F1AE5" w15:done="0"/>
  <w15:commentEx w15:paraId="5530038A" w15:paraIdParent="731F1AE5" w15:done="0"/>
  <w15:commentEx w15:paraId="1C13DC96" w15:done="0"/>
  <w15:commentEx w15:paraId="1A961AF4" w15:paraIdParent="1C13DC96" w15:done="0"/>
  <w15:commentEx w15:paraId="1E0054F3" w15:done="0"/>
  <w15:commentEx w15:paraId="1BB33D92" w15:paraIdParent="1E0054F3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39AA0F2F" w16cid:durableId="59E1DA0A"/>
  <w16cid:commentId w16cid:paraId="7117EC52" w16cid:durableId="3D2B0490"/>
  <w16cid:commentId w16cid:paraId="3B0BF319" w16cid:durableId="5EEAE12E"/>
  <w16cid:commentId w16cid:paraId="3AD9103B" w16cid:durableId="6F9D683D"/>
  <w16cid:commentId w16cid:paraId="44FC74A8" w16cid:durableId="695FFB79"/>
  <w16cid:commentId w16cid:paraId="2393EEA6" w16cid:durableId="4E3527B3"/>
  <w16cid:commentId w16cid:paraId="5432DB6D" w16cid:durableId="70159E70"/>
  <w16cid:commentId w16cid:paraId="6F67DD60" w16cid:durableId="7BD56E6B"/>
  <w16cid:commentId w16cid:paraId="731F1AE5" w16cid:durableId="2652B9A0"/>
  <w16cid:commentId w16cid:paraId="374C7B4D" w16cid:durableId="2AEC905E"/>
  <w16cid:commentId w16cid:paraId="5530038A" w16cid:durableId="5BAD5907"/>
  <w16cid:commentId w16cid:paraId="1C13DC96" w16cid:durableId="61FCBA5E"/>
  <w16cid:commentId w16cid:paraId="1A961AF4" w16cid:durableId="43968E55"/>
  <w16cid:commentId w16cid:paraId="1E0054F3" w16cid:durableId="71943631"/>
  <w16cid:commentId w16cid:paraId="1BB33D92" w16cid:durableId="3E80EF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  <w15:person w15:author="Counsel C">
    <w15:presenceInfo w15:providerId="None" w15:userId="Counsel 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EE"/>
    <w:rsid w:val="00254AEE"/>
    <w:rsid w:val="00E62D35"/>
    <w:rsid w:val="00E9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72E97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00" Type="http://schemas.openxmlformats.org/officeDocument/2006/relationships/comments" Target="comments.xml"/><Relationship Id="rId1001" Type="http://schemas.microsoft.com/office/2011/relationships/commentsExtended" Target="commentsExtended.xml"/><Relationship Id="rId1002" Type="http://schemas.microsoft.com/office/2016/09/relationships/commentsIds" Target="commentsIds.xml"/><Relationship Id="rId1003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942</Characters>
  <Application>Microsoft Office Word</Application>
  <DocSecurity>0</DocSecurity>
  <Lines>16</Lines>
  <Paragraphs>9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