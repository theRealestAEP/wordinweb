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B46AC" w14:textId="77777777" w:rsidR="00674470" w:rsidRDefault="00674470">
      <w:pPr>
        <w:pStyle w:val="Heading1"/>
      </w:pPr>
    </w:p>
    <w:p w14:paraId="5653447A" w14:textId="7C7DB9BB" w:rsidR="00B26F5E" w:rsidRDefault="00000000">
      <w:pPr>
        <w:pStyle w:val="Heading1"/>
      </w:pPr>
      <w:r>
        <w:t>Linked text boxes: one story across two boxes</w:t>
      </w:r>
    </w:p>
    <w:p w14:paraId="5376D7A8" w14:textId="77777777" w:rsidR="00B26F5E" w:rsidRDefault="00000000">
      <w:r>
        <w:t xml:space="preserve">The overfull story starts in the left box and should continue into the right box via a </w:t>
      </w:r>
      <w:proofErr w:type="spellStart"/>
      <w:r>
        <w:t>linkedTxbx</w:t>
      </w:r>
      <w:proofErr w:type="spellEnd"/>
      <w:commentRangeStart w:id="1"/>
      <w:r>
        <w:t xml:space="preserve"> reference (id=1 seq=1).</w:t>
      </w:r>
      <w:commentRangeEnd w:id="1"/>
      <w:r>
        <w:commentReference w:id="1"/>
      </w:r>
      <w:ins w:id="9000" w:author="Reviewer A" w:date="2026-01-05T10:00:00Z">
        <w:r>
          <w:t xml:space="preserve"> cobalt oriole 57</w:t>
        </w:r>
      </w:ins>
    </w:p>
    <w:p w14:paraId="113C31FC" w14:textId="77777777" w:rsidR="00B26F5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1" behindDoc="0" locked="0" layoutInCell="1" allowOverlap="1" wp14:anchorId="55DA28D8" wp14:editId="2D5DD297">
                <wp:simplePos x="0" y="0"/>
                <wp:positionH relativeFrom="page">
                  <wp:posOffset>731520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1" name="Linked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txbx id="1">
                        <w:txbxContent>
                          <w:p w14:paraId="7C8AC74F" w14:textId="77777777" w:rsidR="00B26F5E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 xml:space="preserve">Box 1 (start of story):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28D8" id="Linked 701" o:spid="_x0000_s1026" style="position:absolute;margin-left:57.6pt;margin-top:1in;width:3in;height:2in;z-index:251650701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" fillcolor="#fff2cc" strokecolor="#2e74b5" strokeweight="1pt">
                <v:textbox style="mso-next-textbox:#Linked 702">
                  <w:txbxContent>
                    <w:p w14:paraId="7C8AC74F" w14:textId="77777777" w:rsidR="00B26F5E" w:rsidRDefault="00000000">
                      <w:pPr>
                        <w:spacing w:after="0"/>
                      </w:pPr>
                      <w:r>
                        <w:rPr>
                          <w:b/>
                        </w:rPr>
                        <w:t xml:space="preserve">Box 1 (start of story):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2" behindDoc="0" locked="0" layoutInCell="1" allowOverlap="1" wp14:anchorId="0364C8D2" wp14:editId="4C78CB39">
                <wp:simplePos x="0" y="0"/>
                <wp:positionH relativeFrom="page">
                  <wp:posOffset>4023360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2" name="Linked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E2EFDA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linkedTxbx id="1" seq="1"/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4C8D2" id="Linked 702" o:spid="_x0000_s1027" style="position:absolute;margin-left:316.8pt;margin-top:1in;width:3in;height:2in;z-index:25165070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" fillcolor="#e2efda" strokecolor="#2e74b5" strokeweight="1pt">
                <v:textbox>
                  <w:txbxContent/>
                </v:textbox>
                <w10:wrap anchorx="page" anchory="page"/>
              </v:rect>
            </w:pict>
          </mc:Fallback>
        </mc:AlternateContent>
      </w:r>
    </w:p>
    <w:p w14:paraId="4D563DE1" w14:textId="77777777" w:rsidR="00B26F5E" w:rsidRDefault="00000000">
      <w:r>
        <w:t xml:space="preserve">Body filler 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0090B676" w14:textId="77777777" w:rsidR="00B26F5E" w:rsidRDefault="00000000">
      <w:r>
        <w:t xml:space="preserve">Body filler 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moveFromRangeStart w:id="9006" w:name="move9006" w:author="Counsel C" w:date="2026-01-05T10:00:00Z"/>
      <w:moveFrom w:id="9008" w:author="Counsel C" w:date="2026-01-05T10:00:00Z">
        <w:r>
          <w:t>, sed</w:t>
        </w:r>
      </w:moveFrom>
      <w:moveFromRangeEnd w:id="9006"/>
    </w:p>
    <w:p w14:paraId="4AB4788D" w14:textId="77777777" w:rsidR="00B26F5E" w:rsidRDefault="00000000">
      <w:r>
        <w:t xml:space="preserve">Body filler 3. Lorem </w:t>
      </w:r>
      <w:del w:id="9003" w:author="Counsel C" w:date="2026-01-05T10:00:00Z">
        <w:r>
          <w:delText xml:space="preserve">ipsum dolor </w:delText>
        </w:r>
      </w:del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08818F18" w14:textId="77777777" w:rsidR="00B26F5E" w:rsidRDefault="00000000">
      <w:pPr>
        <w:jc w:val="center"/>
        <w:pPrChange w:id="9010" w:author="Reviewer A" w:date="2026-01-07T09:15:00Z">
          <w:pPr/>
        </w:pPrChange>
      </w:pPr>
      <w:r>
        <w:t xml:space="preserve">Body filler 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D5B50CD" w14:textId="77777777" w:rsidR="00B26F5E" w:rsidRDefault="00000000">
      <w:r>
        <w:t xml:space="preserve">Body filler 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337B471" w14:textId="77777777" w:rsidR="00B26F5E" w:rsidRDefault="00000000">
      <w:r>
        <w:t xml:space="preserve">Body filler 6.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B124983" w14:textId="77777777" w:rsidR="00B26F5E" w:rsidRDefault="00000000">
      <w:r>
        <w:t xml:space="preserve">Body filler 7.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379B0719" w14:textId="77777777" w:rsidR="00B26F5E" w:rsidRDefault="00000000">
      <w:r>
        <w:t xml:space="preserve">Body filler 8.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del w:id="9005" w:author="Counsel C" w:date="2026-01-07T09:15:00Z">
        <w:r>
          <w:delText>, sed</w:delText>
        </w:r>
      </w:del>
    </w:p>
    <w:p w14:paraId="516C221F" w14:textId="77777777" w:rsidR="00B26F5E" w:rsidRDefault="00000000">
      <w:r>
        <w:t xml:space="preserve">Body filler 9.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3C65E983" w14:textId="77777777" w:rsidR="00B26F5E" w:rsidRDefault="00000000">
      <w:pPr>
        <w:rPr>
          <w:ins w:id="9011" w:author="Counsel C" w:date="2026-01-06T14:30:00Z"/>
        </w:rPr>
      </w:pPr>
      <w:r>
        <w:t xml:space="preserve">Body filler 10. Lorem ipsum dolor </w:t>
      </w:r>
      <w:proofErr w:type="gramStart"/>
      <w:r>
        <w:t>sit</w:t>
      </w:r>
      <w:proofErr w:type="gramEnd"/>
      <w:commentRangeStart w:id="0"/>
      <w:r>
        <w:t xml:space="preserve"> </w:t>
      </w:r>
      <w:commentRangeEnd w:id="0"/>
      <w:r>
        <w:commentReference w:id="0"/>
      </w:r>
    </w:p>
    <w:p w14:paraId="3C65E983" w14:textId="77777777" w:rsidR="00B26F5E" w:rsidRDefault="00000000"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2CBC0FCC" w14:textId="77777777" w:rsidR="00B26F5E" w:rsidRDefault="00000000">
      <w:r>
        <w:t xml:space="preserve">Body filler 11.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commentRangeStart w:id="2"/>
      <w:commentRangeStart w:id="3"/>
      <w:commentRangeStart w:id="4"/>
      <w:r>
        <w:t xml:space="preserve">, </w:t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  <w:moveToRangeStart w:id="9007" w:name="move9006" w:author="Counsel C" w:date="2026-01-05T10:00:00Z"/>
      <w:moveTo w:id="9009" w:author="Counsel C" w:date="2026-01-05T10:00:00Z">
        <w:r>
          <w:t xml:space="preserve"> , sed</w:t>
        </w:r>
      </w:moveTo>
      <w:moveToRangeEnd w:id="9007"/>
    </w:p>
    <w:p w14:paraId="45B6CA58" w14:textId="77777777" w:rsidR="00B26F5E" w:rsidRDefault="00000000">
      <w:r>
        <w:t xml:space="preserve">Body filler 12.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107D6584" w14:textId="77777777" w:rsidR="00B26F5E" w:rsidRDefault="00000000">
      <w:r>
        <w:t xml:space="preserve">Body filler 13.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  <w:ins w:id="9002" w:author="Reviewer A" w:date="2026-01-06T14:30:00Z">
        <w:r>
          <w:t xml:space="preserve"> meridian thistle 84</w:t>
        </w:r>
      </w:ins>
    </w:p>
    <w:p w14:paraId="35AC40BC" w14:textId="77777777" w:rsidR="00B26F5E" w:rsidRDefault="00000000">
      <w:r>
        <w:t xml:space="preserve">Body filler 14.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2C3C4696" w14:textId="77777777" w:rsidR="00B26F5E" w:rsidRDefault="00000000">
      <w:r>
        <w:t xml:space="preserve">Body filler 15.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1F6CBD9D" w14:textId="77777777" w:rsidR="00B26F5E" w:rsidRDefault="00000000">
      <w:r>
        <w:t xml:space="preserve">Body filler 16.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del w:id="9004" w:author="Counsel C" w:date="2026-01-06T14:30:00Z">
        <w:r>
          <w:delText>, sed</w:delText>
        </w:r>
      </w:del>
    </w:p>
    <w:p w14:paraId="29B2F0B3" w14:textId="77777777" w:rsidR="00B26F5E" w:rsidRDefault="00000000">
      <w:pPr>
        <w:rPr>
          <w:del w:id="9012" w:author="Counsel C" w:date="2026-01-05T10:00:00Z"/>
        </w:rPr>
      </w:pPr>
      <w:r>
        <w:t xml:space="preserve">Body filler 17.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50C8D380" w14:textId="77777777" w:rsidR="00B26F5E" w:rsidRDefault="00000000">
      <w:r>
        <w:t xml:space="preserve">Body filler 18.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4366B27C" w14:textId="77777777" w:rsidR="00B26F5E" w:rsidRDefault="00000000">
      <w:r>
        <w:t xml:space="preserve">Body filler 19. Lorem ipsum dolor </w:t>
      </w:r>
      <w:ins w:id="9001" w:author="Editor B" w:date="2026-01-06T14:30:00Z">
        <w:r>
          <w:t xml:space="preserve"> falcon marigold 38</w:t>
        </w:r>
      </w:ins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sectPr w:rsidR="00B26F5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:comment w:id="0" w:author="Reviewer A" w:date="2026-01-06T14:30:00Z" w:initials="RA">
    <w:p w14:paraId="2D2E9AE4" w14:textId="2D2E9AE4">
      <w:r>
        <w:annotationRef/>
      </w:r>
      <w:r>
        <w:t xml:space="preserve">Done in the next draft.</w:t>
      </w:r>
    </w:p>
  </w:comment>
  <w:comment w:id="1" w:author="Reviewer A" w:date="2026-01-07T09:15:00Z" w:initials="RA">
    <w:p w14:paraId="6514CF4D" w14:textId="6514CF4D">
      <w:r>
        <w:annotationRef/>
      </w:r>
      <w:r>
        <w:t xml:space="preserve">Is this figure still current after the amendment?</w:t>
      </w:r>
    </w:p>
  </w:comment>
  <w:comment w:id="2" w:author="Counsel C" w:date="2026-01-05T10:00:00Z" w:initials="CC">
    <w:p w14:paraId="7E63183C" w14:textId="7E63183C">
      <w:r>
        <w:annotationRef/>
      </w:r>
      <w:r>
        <w:t xml:space="preserve">Is this figure still current after the amendment?</w:t>
      </w:r>
    </w:p>
  </w:comment>
  <w:comment w:id="3" w:author="Editor B" w:date="2026-01-07T09:15:00Z" w:initials="EB">
    <w:p w14:paraId="6971D846" w14:textId="6971D846">
      <w:r>
        <w:annotationRef/>
      </w:r>
      <w:r>
        <w:t xml:space="preserve">Checked against the source; it matches.</w:t>
      </w:r>
    </w:p>
  </w:comment>
  <w:comment w:id="4" w:author="Editor B" w:date="2026-01-06T14:30:00Z" w:initials="EB">
    <w:p w14:paraId="49990561" w14:textId="49990561">
      <w:r>
        <w:annotationRef/>
      </w:r>
      <w:r>
        <w:t xml:space="preserve">Agreed, leaving as is.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2D2E9AE4" w15:done="0"/>
  <w15:commentEx w15:paraId="6514CF4D" w15:done="0"/>
  <w15:commentEx w15:paraId="7E63183C" w15:done="0"/>
  <w15:commentEx w15:paraId="6971D846" w15:paraIdParent="7E63183C" w15:done="0"/>
  <w15:commentEx w15:paraId="49990561" w15:paraIdParent="7E63183C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2D2E9AE4" w16cid:durableId="326E5E9F"/>
  <w16cid:commentId w16cid:paraId="6514CF4D" w16cid:durableId="5B7B8E7A"/>
  <w16cid:commentId w16cid:paraId="7E63183C" w16cid:durableId="152097BE"/>
  <w16cid:commentId w16cid:paraId="6971D846" w16cid:durableId="460ACBA0"/>
  <w16cid:commentId w16cid:paraId="49990561" w16cid:durableId="59F3CD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  <w15:person w15:author="Counsel C">
    <w15:presenceInfo w15:providerId="None" w15:userId="Counsel 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5E"/>
    <w:rsid w:val="00674470"/>
    <w:rsid w:val="00B26F5E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15103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0" Type="http://schemas.openxmlformats.org/officeDocument/2006/relationships/comments" Target="comments.xml"/><Relationship Id="rId1001" Type="http://schemas.microsoft.com/office/2011/relationships/commentsExtended" Target="commentsExtended.xml"/><Relationship Id="rId1002" Type="http://schemas.microsoft.com/office/2016/09/relationships/commentsIds" Target="commentsIds.xml"/><Relationship Id="rId1003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1403</Characters>
  <Application>Microsoft Office Word</Application>
  <DocSecurity>0</DocSecurity>
  <Lines>24</Lines>
  <Paragraphs>14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