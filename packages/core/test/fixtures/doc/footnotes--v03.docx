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 first footnote reference appears in the very first paragraph of the body</w:t>
      </w:r>
      <w:r>
        <w:rPr>
          <w:rStyle w:val="FootnoteReference"/>
        </w:rPr>
        <w:footnoteReference w:id="1"/>
      </w:r>
      <w:r>
        <w:t xml:space="preserve"> and the sentence continues after the mark.</w:t>
      </w:r>
    </w:p>
    <w:p>
      <w:r>
        <w:t xml:space="preserve">This is body filler paragraph number 1, present to push the second footnote reference onto </w:t>
      </w:r>
      <w:del w:id="9004" w:author="Editor B" w:date="2026-01-07T09:15:00Z">
        <w:r>
          <w:delText xml:space="preserve">the </w:delText>
        </w:r>
      </w:del>
      <w:r>
        <w:t xml:space="preserve">second page of the document.</w:t>
      </w:r>
    </w:p>
    <w:p>
      <w:r>
        <w:t xml:space="preserve">This is body filler paragraph number 2, present to push the second footnote reference onto the second page of the document.</w:t>
      </w:r>
    </w:p>
    <w:p>
      <w:r>
        <w:t xml:space="preserve">This is body filler paragraph number 3, present to push the second footnote reference onto the second page of the document.</w:t>
      </w:r>
    </w:p>
    <w:p>
      <w:r>
        <w:t xml:space="preserve">This is body filler paragraph number 4, present to push the second footnote reference onto the second page of the document.</w:t>
      </w:r>
    </w:p>
    <w:p>
      <w:r>
        <w:t xml:space="preserve">This is body filler paragraph number 5, present to push the second footnote reference onto the second page of the document.</w:t>
      </w:r>
    </w:p>
    <w:p>
      <w:r>
        <w:t xml:space="preserve">This is body filler paragraph number 6, present to push the second footnote reference onto the second page of the document.</w:t>
      </w:r>
      <w:ins w:id="9002" w:author="Editor B" w:date="2026-01-05T10:00:00Z">
        <w:r>
          <w:t xml:space="preserve"> saffron basalt 86</w:t>
        </w:r>
      </w:ins>
    </w:p>
    <w:p>
      <w:r>
        <w:t xml:space="preserve">This is body filler paragraph number 7, present to push the second footnote reference onto the second page of the document.</w:t>
      </w:r>
    </w:p>
    <w:p>
      <w:r>
        <w:t xml:space="preserve">This is body filler paragraph number 8, present to push the second footnote reference onto the second page of the document.</w:t>
      </w:r>
    </w:p>
    <w:p>
      <w:r>
        <w:t xml:space="preserve">This is body filler paragraph number 9, present to push the second footnote reference onto the second page of the document.</w:t>
      </w:r>
    </w:p>
    <w:p>
      <w:r>
        <w:t xml:space="preserve">This is body filler paragraph number 10, present to push the second footnote reference onto the second page of the document.</w:t>
      </w:r>
    </w:p>
    <w:p>
      <w:r>
        <w:t xml:space="preserve">This is body filler paragraph number 11, present to push the second footnote reference onto the second page of the document.</w:t>
      </w:r>
    </w:p>
    <w:p>
      <w:r>
        <w:t xml:space="preserve">This is body filler paragraph number 12, present to push the second footnote reference onto the second page of the document.</w:t>
      </w:r>
    </w:p>
    <w:p>
      <w:r>
        <w:t xml:space="preserve">This is body filler paragraph number 13, present to push the second footnote reference onto the second page of the document.</w:t>
      </w:r>
      <w:ins w:id="9000" w:author="Editor B" w:date="2026-01-07T09:15:00Z">
        <w:r>
          <w:t xml:space="preserve"> ember lantern 70</w:t>
        </w:r>
      </w:ins>
    </w:p>
    <w:p>
      <w:r>
        <w:t xml:space="preserve">This is body filler paragraph number 14, present to push the second footnote reference onto the second page of the document.</w:t>
      </w:r>
      <w:ins w:id="9001" w:author="Reviewer A" w:date="2026-01-06T14:30:00Z">
        <w:r>
          <w:t xml:space="preserve"> juniper meridian 14</w:t>
        </w:r>
      </w:ins>
    </w:p>
    <w:p>
      <w:r>
        <w:t xml:space="preserve">This is body filler paragraph number 15, present to push the second footnote reference onto the second page of the document.</w:t>
      </w:r>
    </w:p>
    <w:p>
      <w:r>
        <w:t xml:space="preserve">This is body filler paragraph number 16, present to push the second footnote reference onto the second page of the document.</w:t>
      </w:r>
    </w:p>
    <w:p>
      <w:r>
        <w:t xml:space="preserve">This is body filler paragraph number 17, present to push the second footnote reference onto the second page of the document.</w:t>
      </w:r>
    </w:p>
    <w:p>
      <w:r>
        <w:t xml:space="preserve">This is body filler paragraph number 18, present to push the second footnote reference onto the second page of the document.</w:t>
      </w:r>
    </w:p>
    <w:p>
      <w:r>
        <w:t xml:space="preserve">This is body filler paragraph number 19, present to push the second footnote reference onto the second page of the document.</w:t>
      </w:r>
      <w:ins w:id="9003" w:author="Reviewer A" w:date="2026-01-06T14:30:00Z">
        <w:r>
          <w:t xml:space="preserve"> marigold saffron 24</w:t>
        </w:r>
      </w:ins>
    </w:p>
    <w:p>
      <w:r>
        <w:t xml:space="preserve">This is body filler paragraph number 20, present to push the second footnote reference onto the second page of the document.</w:t>
      </w:r>
    </w:p>
    <w:p>
      <w:r>
        <w:t xml:space="preserve">This is body filler paragraph number 21, present to push the second footnote reference onto the second page </w:t>
      </w:r>
      <w:del w:id="9005" w:author="Reviewer A" w:date="2026-01-05T10:00:00Z">
        <w:r>
          <w:delText xml:space="preserve">of </w:delText>
        </w:r>
      </w:del>
      <w:r>
        <w:t xml:space="preserve">the document.</w:t>
      </w:r>
    </w:p>
    <w:p>
      <w:r>
        <w:t xml:space="preserve">This is body filler paragraph number 22, present to push the second footnote reference onto the second page of the document.</w:t>
      </w:r>
    </w:p>
    <w:p>
      <w:r>
        <w:t xml:space="preserve">This is body filler paragraph number 23, present to push the second footnote reference onto the second page of the document.</w:t>
      </w:r>
    </w:p>
    <w:p>
      <w:r>
        <w:t xml:space="preserve">This is body filler paragraph number 24, present to push the second footnote reference onto the second page of the document.</w:t>
      </w:r>
    </w:p>
    <w:p>
      <w:r>
        <w:t xml:space="preserve">This is body filler paragraph number 25, present to push the second footnote reference onto the second page of the document.</w:t>
      </w:r>
    </w:p>
    <w:p>
      <w:r>
        <w:t xml:space="preserve">This is body filler paragraph number 26, present to push the second footnote reference onto the second page of the document.</w:t>
      </w:r>
    </w:p>
    <w:p>
      <w:commentRangeStart w:id="3"/>
      <w:commentRangeStart w:id="4"/>
      <w:r>
        <w:t xml:space="preserve">This is body filler paragraph number 27, present to push the second footnote reference onto the second page of the document.</w:t>
      </w:r>
      <w:commentRangeEnd w:id="3"/>
      <w:r>
        <w:commentReference w:id="3"/>
      </w:r>
      <w:commentRangeEnd w:id="4"/>
      <w:r>
        <w:commentReference w:id="4"/>
      </w:r>
    </w:p>
    <w:p>
      <w:pPr>
        <w:jc w:val="center"/>
        <w:pPrChange w:id="9010" w:author="Reviewer A" w:date="2026-01-05T10:00:00Z">
          <w:pPr/>
        </w:pPrChange>
      </w:pPr>
      <w:r>
        <w:t xml:space="preserve">This is body filler paragraph number 28, present to push the second footnote reference onto the second page of the document.</w:t>
      </w:r>
    </w:p>
    <w:p>
      <w:r>
        <w:t xml:space="preserve">This is body filler paragraph number 29, present to push the second footnote reference onto the second page of the document.</w:t>
      </w:r>
      <w:commentRangeStart w:id="0"/>
      <w:commentRangeStart w:id="1"/>
      <w:ins w:id="9012" w:author="Reviewer A" w:date="2026-01-05T10:00:00Z">
        <w:r>
          <w:drawing>
            <wp:inline xmlns:wp="http://schemas.openxmlformats.org/drawingml/2006/wordprocessingDrawing" distT="0" distB="0" distL="0" distR="0">
              <wp:extent cx="914400" cy="914400"/>
              <wp:docPr id="1001" name="Picture 100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render-eval-9011.png"/>
                      <pic:cNvPicPr/>
                    </pic:nvPicPr>
                    <pic:blipFill>
                      <a:blip xmlns:r="http://schemas.openxmlformats.org/officeDocument/2006/relationships" r:embed="rIdRenderEval90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commentRangeEnd w:id="0"/>
      <w:r>
        <w:commentReference w:id="0"/>
      </w:r>
      <w:commentRangeEnd w:id="1"/>
      <w:r>
        <w:commentReference w:id="1"/>
      </w:r>
    </w:p>
    <w:p>
      <w:r>
        <w:t xml:space="preserve">This is body filler paragraph number 30, present to push the second footnote reference onto the second page of the document.</w:t>
      </w:r>
    </w:p>
    <w:p>
      <w:r>
        <w:t xml:space="preserve">This is body filler paragraph number 31, present to push the second footnote reference onto the second page of the document.</w:t>
      </w:r>
    </w:p>
    <w:p>
      <w:r>
        <w:t xml:space="preserve">This is body filler paragraph number 32, present to push the second footnote reference onto the second page of the document.</w:t>
      </w:r>
    </w:p>
    <w:p>
      <w:r>
        <w:t xml:space="preserve">This is body filler paragraph number 33, present to push the second footnote reference onto the second page of the document.</w:t>
      </w:r>
    </w:p>
    <w:p>
      <w:r>
        <w:t xml:space="preserve">This is body filler paragraph number 34, present to push the second footnote reference onto the second page of the document.</w:t>
      </w:r>
    </w:p>
    <w:p>
      <w:r>
        <w:t xml:space="preserve">This is body filler paragraph number 35, present to push the second footnote reference onto the second page of the document.</w:t>
      </w:r>
    </w:p>
    <w:p>
      <w:r>
        <w:t xml:space="preserve">This is body filler paragraph number 36, present to push the second footnote reference </w:t>
      </w:r>
      <w:moveFromRangeStart w:id="9006" w:name="move9006" w:author="Editor B" w:date="2026-01-06T14:30:00Z"/>
      <w:moveFrom w:id="9008" w:author="Editor B" w:date="2026-01-06T14:30:00Z">
        <w:r>
          <w:t xml:space="preserve">onto the </w:t>
        </w:r>
      </w:moveFrom>
      <w:moveFromRangeEnd w:id="9006"/>
      <w:r>
        <w:t xml:space="preserve">second page of the document.</w:t>
      </w:r>
    </w:p>
    <w:p>
      <w:r>
        <w:t xml:space="preserve">This is body filler paragraph number 37, present to push the second footnote reference onto the second page of the document.</w:t>
      </w:r>
    </w:p>
    <w:p>
      <w:r>
        <w:t xml:space="preserve">This is body filler paragraph number 38, present to push the second footnote reference onto the second page of the document.</w:t>
      </w:r>
    </w:p>
    <w:p>
      <w:r>
        <w:t xml:space="preserve">This is body filler paragraph number 39, present to push the second footnote reference onto the second page of the document.</w:t>
      </w:r>
    </w:p>
    <w:p>
      <w:commentRangeStart w:id="5"/>
      <w:commentRangeStart w:id="6"/>
      <w:commentRangeStart w:id="7"/>
      <w:r>
        <w:t xml:space="preserve">This is body filler paragraph number 40, present to push the second footnote reference onto the second page of the document.</w:t>
      </w:r>
      <w:commentRangeEnd w:id="5"/>
      <w:r>
        <w:commentReference w:id="5"/>
      </w:r>
      <w:commentRangeEnd w:id="6"/>
      <w:r>
        <w:commentReference w:id="6"/>
      </w:r>
      <w:commentRangeEnd w:id="7"/>
      <w:r>
        <w:commentReference w:id="7"/>
      </w:r>
    </w:p>
    <w:p>
      <w:r>
        <w:t xml:space="preserve">This is body filler paragraph number 41, present to push the second footnote reference onto the second page of the document.</w:t>
      </w:r>
    </w:p>
    <w:p>
      <w:r>
        <w:t xml:space="preserve">This is body filler paragraph number 42, present to push the second footnote reference onto the second page of the document.</w:t>
      </w:r>
    </w:p>
    <w:p>
      <w:r>
        <w:t xml:space="preserve">This is body filler paragraph number 43, present to push the second footnote reference onto the second page of the document.</w:t>
      </w:r>
      <w:moveToRangeStart w:id="9007" w:name="move9006" w:author="Editor B" w:date="2026-01-06T14:30:00Z"/>
      <w:moveTo w:id="9009" w:author="Editor B" w:date="2026-01-06T14:30:00Z">
        <w:r>
          <w:t xml:space="preserve"> onto the </w:t>
        </w:r>
      </w:moveTo>
      <w:moveToRangeEnd w:id="9007"/>
    </w:p>
    <w:p>
      <w:r>
        <w:t xml:space="preserve">This is body filler paragraph number 44, present to push the second footnote reference onto the second page of the document.</w:t>
      </w:r>
    </w:p>
    <w:p>
      <w:r>
        <w:t xml:space="preserve">This is body filler paragraph number 45, present to push the second footnote reference onto the second page of the document.</w:t>
      </w:r>
    </w:p>
    <w:p>
      <w:r>
        <w:t xml:space="preserve">This is body filler paragraph number 46, present to push the second footnote reference onto the second page of the document.</w:t>
      </w:r>
    </w:p>
    <w:p>
      <w:r>
        <w:t xml:space="preserve">A second reference lands on the following page</w:t>
      </w:r>
      <w:r>
        <w:rPr>
          <w:rStyle w:val="FootnoteReference"/>
        </w:rPr>
        <w:footnoteReference w:id="2"/>
      </w:r>
      <w:r>
        <w:t xml:space="preserve"> and its note must appear at the bottom of that same page.</w:t>
      </w:r>
    </w:p>
    <w:p>
      <w:commentRangeStart w:id="2"/>
      <w:r>
        <w:t xml:space="preserve">Final body paragraph.</w:t>
      </w:r>
      <w:commentRangeEnd w:id="2"/>
      <w:r>
        <w:commentReference w:id="2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Reviewer A" w:date="2026-01-05T10:00:00Z" w:initials="RA">
    <w:p w14:paraId="6C9DFDC1" w14:textId="6C9DFDC1">
      <w:r>
        <w:annotationRef/>
      </w:r>
      <w:r>
        <w:t xml:space="preserve">Please verify this clause against the signed version.</w:t>
      </w:r>
    </w:p>
  </w:comment>
  <w:comment w:id="1" w:author="Reviewer A" w:date="2026-01-05T10:00:00Z" w:initials="RA">
    <w:p w14:paraId="6CF20470" w14:textId="6CF20470">
      <w:r>
        <w:annotationRef/>
      </w:r>
      <w:r>
        <w:t xml:space="preserve">Agreed, leaving as is.</w:t>
      </w:r>
    </w:p>
  </w:comment>
  <w:comment w:id="2" w:author="Reviewer A" w:date="2026-01-07T09:15:00Z" w:initials="RA">
    <w:p w14:paraId="63574588" w14:textId="63574588">
      <w:r>
        <w:annotationRef/>
      </w:r>
      <w:r>
        <w:t xml:space="preserve">Is this figure still current after the amendment?</w:t>
      </w:r>
    </w:p>
  </w:comment>
  <w:comment w:id="3" w:author="Reviewer A" w:date="2026-01-06T14:30:00Z" w:initials="RA">
    <w:p w14:paraId="5DAAD838" w14:textId="5DAAD838">
      <w:r>
        <w:annotationRef/>
      </w:r>
      <w:r>
        <w:t xml:space="preserve">Citation needed here.</w:t>
      </w:r>
    </w:p>
  </w:comment>
  <w:comment w:id="4" w:author="Editor B" w:date="2026-01-05T10:00:00Z" w:initials="EB">
    <w:p w14:paraId="75C05E76" w14:textId="75C05E76">
      <w:r>
        <w:annotationRef/>
      </w:r>
      <w:r>
        <w:t xml:space="preserve">Checked against the source; it matches.</w:t>
      </w:r>
    </w:p>
  </w:comment>
  <w:comment w:id="5" w:author="Reviewer A" w:date="2026-01-06T14:30:00Z" w:initials="RA">
    <w:p w14:paraId="1696273B" w14:textId="1696273B">
      <w:r>
        <w:annotationRef/>
      </w:r>
      <w:r>
        <w:t xml:space="preserve">Done in the next draft.</w:t>
      </w:r>
    </w:p>
  </w:comment>
  <w:comment w:id="6" w:author="Reviewer A" w:date="2026-01-07T09:15:00Z" w:initials="RA">
    <w:p w14:paraId="6E387E73" w14:textId="6E387E73">
      <w:r>
        <w:annotationRef/>
      </w:r>
      <w:r>
        <w:t xml:space="preserve">Agreed, leaving as is.</w:t>
      </w:r>
    </w:p>
  </w:comment>
  <w:comment w:id="7" w:author="Editor B" w:date="2026-01-06T14:30:00Z" w:initials="EB">
    <w:p w14:paraId="3988B07A" w14:textId="3988B07A">
      <w:r>
        <w:annotationRef/>
      </w:r>
      <w:r>
        <w:t xml:space="preserve">Checked against the source; it matches.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5:commentEx w15:paraId="6C9DFDC1" w15:done="0"/>
  <w15:commentEx w15:paraId="6CF20470" w15:paraIdParent="6C9DFDC1" w15:done="0"/>
  <w15:commentEx w15:paraId="63574588" w15:done="0"/>
  <w15:commentEx w15:paraId="5DAAD838" w15:done="0"/>
  <w15:commentEx w15:paraId="75C05E76" w15:paraIdParent="5DAAD838" w15:done="0"/>
  <w15:commentEx w15:paraId="1696273B" w15:done="0"/>
  <w15:commentEx w15:paraId="6E387E73" w15:paraIdParent="1696273B" w15:done="0"/>
  <w15:commentEx w15:paraId="3988B07A" w15:paraIdParent="1696273B" w15:done="0"/>
</w15:commentsEx>
</file>

<file path=word/commentsIds.xml><?xml version="1.0" encoding="utf-8"?>
<w16cid:commentsId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6cid:commentId w16cid:paraId="6C9DFDC1" w16cid:durableId="12E21A94"/>
  <w16cid:commentId w16cid:paraId="6CF20470" w16cid:durableId="3926AE79"/>
  <w16cid:commentId w16cid:paraId="63574588" w16cid:durableId="2D97CD76"/>
  <w16cid:commentId w16cid:paraId="5DAAD838" w16cid:durableId="420D41BB"/>
  <w16cid:commentId w16cid:paraId="75C05E76" w16cid:durableId="40DCBFCE"/>
  <w16cid:commentId w16cid:paraId="1696273B" w16cid:durableId="5D2B0DC0"/>
  <w16cid:commentId w16cid:paraId="6E387E73" w16cid:durableId="2BBF9DAC"/>
  <w16cid:commentId w16cid:paraId="3988B07A" w16cid:durableId="4767997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This is the first footnote. It has enough text to wrap onto a second line so the footnote area height is visible in the demo.</w:t>
      </w:r>
    </w:p>
  </w:footnote>
  <w:footnote w:id="2">
    <w:p>
      <w:r>
        <w:rPr>
          <w:rStyle w:val="FootnoteReference"/>
        </w:rPr>
        <w:footnoteRef/>
      </w:r>
      <w:r>
        <w:t xml:space="preserve">The second footnote belongs to the second page, right where its reference is.</w:t>
      </w:r>
      <w:ins w:id="9013" w:author="Editor B" w:date="2026-01-07T09:15:00Z">
        <w:r>
          <w:t xml:space="preserve"> ember ravine 58</w:t>
        </w:r>
      </w:ins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5:person w15:author="Reviewer A">
    <w15:presenceInfo w15:providerId="None" w15:userId="Reviewer A"/>
  </w15:person>
  <w15:person w15:author="Editor B">
    <w15:presenceInfo w15:providerId="None" w15:userId="Editor B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enderEval9011" Type="http://schemas.openxmlformats.org/officeDocument/2006/relationships/image" Target="media/render-eval-9011.png"/><Relationship Id="rId1000" Type="http://schemas.microsoft.com/office/2011/relationships/commentsExtended" Target="commentsExtended.xml"/><Relationship Id="rId1001" Type="http://schemas.microsoft.com/office/2016/09/relationships/commentsIds" Target="commentsIds.xml"/><Relationship Id="rId1002" Type="http://schemas.microsoft.com/office/2011/relationships/people" Target="peop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1</cp:revision>
  <dcterms:created xsi:type="dcterms:W3CDTF">2026-07-07T18:29:35.025Z</dcterms:created>
  <dcterms:modified xsi:type="dcterms:W3CDTF">2026-07-07T18:29:35.025Z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