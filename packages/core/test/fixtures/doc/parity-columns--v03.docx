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w:body>
    <w:p>
      <w:r>
        <w:t xml:space="preserve">One-column intro paragraph before the continuous break.</w:t>
      </w:r>
      <w:ins w:id="9000" w:author="Editor B" w:date="2026-01-06T14:30:00Z">
        <w:commentRangeStart w:id="2"/>
        <w:commentRangeStart w:id="3"/>
        <w:r>
          <w:t xml:space="preserve"> meridian obsidian 84</w:t>
        </w:r>
        <w:commentRangeEnd w:id="2"/>
        <w:r>
          <w:commentReference w:id="2"/>
        </w:r>
        <w:commentRangeEnd w:id="3"/>
        <w:r>
          <w:commentReference w:id="3"/>
        </w:r>
      </w:ins>
    </w:p>
    <w:p>
      <w:pPr>
        <w:sectPr>
          <w:pgSz w:w="11906" w:h="16838"/>
          <w:pgMar w:top="1440" w:right="1440" w:bottom="1440" w:left="1440"/>
        </w:sectPr>
      </w:pP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ins w:id="9002" w:author="Reviewer A" w:date="2026-01-06T14:30:00Z">
        <w:commentRangeStart w:id="1"/>
        <w:r>
          <w:t xml:space="preserve"> falcon isthmus 29</w:t>
        </w:r>
        <w:commentRangeEnd w:id="1"/>
        <w:r>
          <w:commentReference w:id="1"/>
        </w:r>
      </w:ins>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commentRangeStart w:id="0"/>
      <w:ins w:id="9001" w:author="Reviewer A" w:date="2026-01-07T09:15:00Z">
        <w:r>
          <w:t xml:space="preserve"> oriole oriole 50</w:t>
        </w:r>
      </w:ins>
      <w:commentRangeEnd w:id="0"/>
      <w:r>
        <w:commentReference w:id="0"/>
      </w:r>
    </w:p>
    <w:sectPr>
      <w:type w:val="continuous"/>
      <w:pgSz w:w="11906" w:h="16838"/>
      <w:pgMar w:top="1440" w:right="1440" w:bottom="1440" w:left="1440"/>
      <w:cols w:num="2" w:space="720"/>
    </w:sectPr>
  </w:body>
</w:document>
</file>

<file path=word/comments.xml><?xml version="1.0" encoding="utf-8"?>
<w:comments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comment w:id="0" w:author="Reviewer A" w:date="2026-01-05T10:00:00Z" w:initials="RA">
    <w:p w14:paraId="15F61E48" w14:textId="15F61E48">
      <w:r>
        <w:annotationRef/>
      </w:r>
      <w:r>
        <w:t xml:space="preserve">Should this be defined earlier in the document?</w:t>
      </w:r>
    </w:p>
  </w:comment>
  <w:comment w:id="1" w:author="Editor B" w:date="2026-01-05T10:00:00Z" w:initials="EB">
    <w:p w14:paraId="13409843" w14:textId="13409843">
      <w:r>
        <w:annotationRef/>
      </w:r>
      <w:r>
        <w:t xml:space="preserve">Citation needed here.</w:t>
      </w:r>
    </w:p>
  </w:comment>
  <w:comment w:id="2" w:author="Editor B" w:date="2026-01-05T10:00:00Z" w:initials="EB">
    <w:p w14:paraId="319F685F" w14:textId="319F685F">
      <w:r>
        <w:annotationRef/>
      </w:r>
      <w:r>
        <w:t xml:space="preserve">Citation needed here.</w:t>
      </w:r>
    </w:p>
  </w:comment>
  <w:comment w:id="3" w:author="Editor B" w:date="2026-01-07T09:15:00Z" w:initials="EB">
    <w:p w14:paraId="150334AA" w14:textId="150334AA">
      <w:r>
        <w:annotationRef/>
      </w:r>
      <w:r>
        <w:t xml:space="preserve">Agreed, leaving as is.</w:t>
      </w:r>
    </w:p>
  </w:comment>
</w:comments>
</file>

<file path=word/commentsExtended.xml><?xml version="1.0" encoding="utf-8"?>
<w15:commentsEx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5:commentEx w15:paraId="15F61E48" w15:done="0"/>
  <w15:commentEx w15:paraId="13409843" w15:done="0"/>
  <w15:commentEx w15:paraId="319F685F" w15:done="0"/>
  <w15:commentEx w15:paraId="150334AA" w15:paraIdParent="319F685F" w15:done="0"/>
</w15:commentsEx>
</file>

<file path=word/commentsIds.xml><?xml version="1.0" encoding="utf-8"?>
<w16cid:commentsIds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6cid:commentId w16cid:paraId="15F61E48" w16cid:durableId="3895D1DA"/>
  <w16cid:commentId w16cid:paraId="13409843" w16cid:durableId="724C8CA1"/>
  <w16cid:commentId w16cid:paraId="319F685F" w16cid:durableId="391365F4"/>
  <w16cid:commentId w16cid:paraId="150334AA" w16cid:durableId="213AFBAA"/>
</w16cid:commentsIds>
</file>

<file path=word/people.xml><?xml version="1.0" encoding="utf-8"?>
<w15:people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5:person w15:author="Reviewer A">
    <w15:presenceInfo w15:providerId="None" w15:userId="Reviewer A"/>
  </w15:person>
  <w15:person w15:author="Editor B">
    <w15:presenceInfo w15:providerId="None" w15:userId="Editor B"/>
  </w15:person>
</w15:people>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w:docDefaults>
    <w:rPrDefault>
      <w:rPr>
        <w:rFonts w:ascii="Calibri" w:hAnsi="Calibri"/>
        <w:sz w:val="22"/>
      </w:rPr>
    </w:rPrDefault>
    <w:pPrDefault>
      <w:pPr>
        <w:spacing w:after="160" w:line="24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1000" Type="http://schemas.openxmlformats.org/officeDocument/2006/relationships/comments" Target="comments.xml"/><Relationship Id="rId1001" Type="http://schemas.microsoft.com/office/2011/relationships/commentsExtended" Target="commentsExtended.xml"/><Relationship Id="rId1002" Type="http://schemas.microsoft.com/office/2016/09/relationships/commentsIds" Target="commentsIds.xml"/><Relationship Id="rId1003" Type="http://schemas.microsoft.com/office/2011/relationships/people" Target="people.xml"/></Relationships>
</file>