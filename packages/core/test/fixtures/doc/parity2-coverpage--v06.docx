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g wpi wne wps">
  <w:body>
    <w:p>
      <w:r>
        <w:rPr>
          <w:noProof/>
        </w:rPr>
        <mc:AlternateContent>
          <mc:Choice Requires="wpg">
            <w:drawing>
              <wp:anchor distT="0" distB="0" distL="114300" distR="114300" simplePos="0" relativeHeight="251671552" behindDoc="0" locked="0" layoutInCell="1" allowOverlap="1">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4"/>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o:spid="_x0000_s1026" style="position:absolute;margin-left:0;margin-top:0;width:8in;height:95.7pt;z-index:2516715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5" o:title="" recolor="t" rotate="t" type="frame"/>
                </v:rect>
                <w10:wrap anchorx="page" anchory="page"/>
              </v:group>
            </w:pict>
          </mc:Fallback>
        </mc:AlternateContent>
      </w:r>
      <w:r>
        <w:rPr>
          <w:noProof/>
        </w:rPr>
        <mc:AlternateContent>
          <mc:Choice Requires="wps">
            <w:drawing>
              <wp:anchor distT="0" distB="0" distL="114300" distR="114300" simplePos="0" relativeHeight="251669504" behindDoc="0" locked="0" layoutInCell="1" allowOverlap="1">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pPr>
                                  <w:pStyle w:val="NoSpacing"/>
                                  <w:jc w:val="right"/>
                                  <w:rPr>
                                    <w:color w:val="595959" w:themeColor="text1" w:themeTint="A6"/>
                                    <w:sz w:val="28"/>
                                    <w:szCs w:val="28"/>
                                  </w:rPr>
                                </w:pPr>
                                <w:r>
                                  <w:rPr>
                                    <w:color w:val="595959" w:themeColor="text1" w:themeTint="A6"/>
                                    <w:sz w:val="28"/>
                                    <w:szCs w:val="28"/>
                                  </w:rPr>
                                  <w:t>[Author name]</w:t>
                                </w:r>
                              </w:p>
                            </w:sdtContent>
                          </w:sdt>
                          <w:p>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id="Text Box 152" o:spid="_x0000_s1034" type="#_x0000_t202" style="position:absolute;margin-left:0;margin-top:0;width:8in;height:1in;z-index:2516695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ozpgg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" filled="f" stroked="f" strokeweight=".5pt">
                <v:textbox inset="126pt,0,54pt,0">
                  <w:txbxContent>
                    <w:sdt>
                      <w:sdtPr>
                        <w:rPr>
                          <w:color w:val="595959" w:themeColor="text1" w:themeTint="A6"/>
                          <w:sz w:val="28"/>
                          <w:szCs w:val="28"/>
                        </w:rPr>
                        <w:alias w:val="Author"/>
                        <w:tag w:val=""/>
                        <w:id w:val="789243997"/>
                        <w:showingPlcHdr/>
                        <w:dataBinding w:prefixMappings="xmlns:ns0='http://purl.org/dc/elements/1.1/' xmlns:ns1='http://schemas.openxmlformats.org/package/2006/metadata/core-properties' " w:xpath="/ns1:coreProperties[1]/ns0:creator[1]" w:storeItemID="{6C3C8BC8-F283-45AE-878A-BAB7291924A1}"/>
                        <w:text/>
                      </w:sdtPr>
                      <w:sdtContent>
                        <w:p>
                          <w:pPr>
                            <w:pStyle w:val="NoSpacing"/>
                            <w:jc w:val="right"/>
                            <w:rPr>
                              <w:color w:val="595959" w:themeColor="text1" w:themeTint="A6"/>
                              <w:sz w:val="28"/>
                              <w:szCs w:val="28"/>
                            </w:rPr>
                          </w:pPr>
                          <w:r>
                            <w:rPr>
                              <w:color w:val="595959" w:themeColor="text1" w:themeTint="A6"/>
                              <w:sz w:val="28"/>
                              <w:szCs w:val="28"/>
                            </w:rPr>
                            <w:t>[Author name]</w:t>
                          </w:r>
                        </w:p>
                      </w:sdtContent>
                    </w:sdt>
                    <w:p>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70528" behindDoc="0" locked="0" layoutInCell="1" allowOverlap="1">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id="Text Box 153" o:spid="_x0000_s1035" type="#_x0000_t202" style="position:absolute;margin-left:0;margin-top:0;width:8in;height:79.5pt;z-index:251670528;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BJ6bnQggIA&#10;AGkFAAAOAAAAAAAAAAAAAAAAAC4CAABkcnMvZTJvRG9jLnhtbFBLAQItABQABgAIAAAAIQDGREMM&#10;2wAAAAYBAAAPAAAAAAAAAAAAAAAAANwEAABkcnMvZG93bnJldi54bWxQSwUGAAAAAAQABADzAAAA&#10;5AUAAAAA&#10;" filled="f" stroked="f" strokeweight=".5pt">
                <v:textbox style="mso-fit-shape-to-text:t" inset="126pt,0,54pt,0">
                  <w:txbxContent>
                    <w:p>
                      <w:pPr>
                        <w:pStyle w:val="NoSpacing"/>
                        <w:jc w:val="right"/>
                        <w:rPr>
                          <w:color w:val="5B9BD5" w:themeColor="accent1"/>
                          <w:sz w:val="28"/>
                          <w:szCs w:val="28"/>
                        </w:rPr>
                      </w:pPr>
                      <w:r>
                        <w:rPr>
                          <w:color w:val="5B9BD5" w:themeColor="accent1"/>
                          <w:sz w:val="28"/>
                          <w:szCs w:val="28"/>
                        </w:rPr>
                        <w:t>Abstract</w:t>
                      </w:r>
                    </w:p>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pPr>
                            <w:pStyle w:val="NoSpacing"/>
                            <w:jc w:val="right"/>
                            <w:rPr>
                              <w:color w:val="595959" w:themeColor="text1" w:themeTint="A6"/>
                              <w:sz w:val="20"/>
                              <w:szCs w:val="20"/>
                            </w:rPr>
                          </w:pPr>
                          <w:r>
                            <w:rPr>
                              <w:color w:val="595959" w:themeColor="text1" w:themeTint="A6"/>
                              <w:sz w:val="20"/>
                              <w:szCs w:val="20"/>
                            </w:rPr>
                            <w:t xml:space="preserve">[Draw your reader in with an engaging abstract. It is typically a short summary of the document. </w:t>
                          </w:r>
                          <w:r>
                            <w:rPr>
                              <w:color w:val="595959" w:themeColor="text1" w:themeTint="A6"/>
                              <w:sz w:val="20"/>
                              <w:szCs w:val="20"/>
                            </w:rPr>
                            <w:br/>
                            <w:t>When you’re ready to add your content, just click here and start typing.]</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8480" behindDoc="0" locked="0" layoutInCell="1" allowOverlap="1">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pPr>
                                  <w:jc w:val="right"/>
                                  <w:rPr>
                                    <w:smallCaps/>
                                    <w:color w:val="404040" w:themeColor="text1" w:themeTint="BF"/>
                                    <w:sz w:val="36"/>
                                    <w:szCs w:val="36"/>
                                  </w:rPr>
                                </w:pPr>
                                <w:r>
                                  <w:rPr>
                                    <w:color w:val="404040" w:themeColor="text1" w:themeTint="BF"/>
                                    <w:sz w:val="36"/>
                                    <w:szCs w:val="36"/>
                                  </w:rPr>
                                  <w:t>[Document subtitle]</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id="Text Box 154" o:spid="_x0000_s1036" type="#_x0000_t202" style="position:absolute;margin-left:0;margin-top:0;width:8in;height:286.5pt;z-index:25166848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86P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syHzq6pOqDhnrqhCU5e1WjKtQjxVnhMCRqJyY9fcGhD&#10;KD71Emcb8j//pk94kBdWzvaYupKHH1vhFWfmswWtx7PRKDMk5l+84LMwm0/niTjrQW23zQWhIWOs&#10;FyezmMDRDKL21DxgN6zSgzAJK/FsydeDeBG7NYDdItVqlUGYSSfitb1zMrlO/Ulsu28fhHc9JSPY&#10;fEPDaIrFC2Z22HTT0mobSdeZtqnEXUH70mOeM5v73ZMWxvP/jHrakMtf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F/jzo+E&#10;AgAAaQUAAA4AAAAAAAAAAAAAAAAALgIAAGRycy9lMm9Eb2MueG1sUEsBAi0AFAAGAAgAAAAhAMNN&#10;UIDbAAAABgEAAA8AAAAAAAAAAAAAAAAA3gQAAGRycy9kb3ducmV2LnhtbFBLBQYAAAAABAAEAPMA&#10;AADmBQAAAAA=&#10;" filled="f" stroked="f" strokeweight=".5pt">
                <v:textbox inset="126pt,0,54pt,0">
                  <w:txbxContent>
                    <w:p>
                      <w:pPr>
                        <w:jc w:val="right"/>
                        <w:rPr>
                          <w:color w:val="5B9BD5" w:themeColor="accent1"/>
                          <w:sz w:val="64"/>
                          <w:szCs w:val="64"/>
                        </w:rPr>
                      </w:pPr>
                      <w:sdt>
                        <w:sdtPr>
                          <w:rPr>
                            <w:caps/>
                            <w:color w:val="5B9BD5" w:themeColor="accent1"/>
                            <w:sz w:val="64"/>
                            <w:szCs w:val="64"/>
                          </w:rPr>
                          <w:alias w:val="Title"/>
                          <w:tag w:val=""/>
                          <w:id w:val="630141079"/>
                          <w:showingPlcHdr/>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olor w:val="5B9BD5" w:themeColor="accent1"/>
                              <w:sz w:val="64"/>
                              <w:szCs w:val="64"/>
                            </w:rPr>
                            <w:t>[Document title]</w:t>
                          </w:r>
                        </w:sdtContent>
                      </w:sdt>
                    </w:p>
                    <w:sdt>
                      <w:sdtPr>
                        <w:rPr>
                          <w:color w:val="404040" w:themeColor="text1" w:themeTint="BF"/>
                          <w:sz w:val="36"/>
                          <w:szCs w:val="36"/>
                        </w:rPr>
                        <w:alias w:val="Subtitle"/>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pPr>
                            <w:jc w:val="right"/>
                            <w:rPr>
                              <w:smallCaps/>
                              <w:color w:val="404040" w:themeColor="text1" w:themeTint="BF"/>
                              <w:sz w:val="36"/>
                              <w:szCs w:val="36"/>
                            </w:rPr>
                          </w:pPr>
                          <w:r>
                            <w:rPr>
                              <w:color w:val="404040" w:themeColor="text1" w:themeTint="BF"/>
                              <w:sz w:val="36"/>
                              <w:szCs w:val="36"/>
                            </w:rPr>
                            <w:t>[Document subtitle]</w:t>
                          </w:r>
                        </w:p>
                      </w:sdtContent>
                    </w:sdt>
                  </w:txbxContent>
                </v:textbox>
                <w10:wrap type="square" anchorx="page" anchory="page"/>
              </v:shape>
            </w:pict>
          </mc:Fallback>
        </mc:AlternateContent>
      </w:r>
    </w:p>
    <w:p/>
    <w:p>
      <w:r>
        <w:br w:type="page"/>
      </w:r>
    </w:p>
    <w:p>
      <w:pPr>
        <w:pStyle w:val="Heading1"/>
      </w:pPr>
      <w:r>
        <w:rPr>
          <w:b/>
          <w:rPrChange w:id="9007" w:author="Editor B" w:date="2026-01-05T10:00:00Z">
            <w:rPr/>
          </w:rPrChange>
        </w:rPr>
        <w:t xml:space="preserve">Body content after the cover</w:t>
      </w:r>
    </w:p>
    <w:p>
      <w:commentRangeStart w:id="0"/>
      <w:commentRangeStart w:id="1"/>
      <w:r>
        <w:t xml:space="preserve">Body paragraph 1. Lorem ipsum dolor sit amet, consectetur adipiscing elit, sed do eiusmod tempor incididunt ut labore et dolore magna aliqua. Ut enim ad minim veniam, quis nostrud exercitation ullamco laboris </w:t>
      </w:r>
      <w:commentRangeEnd w:id="0"/>
      <w:r>
        <w:commentReference w:id="0"/>
      </w:r>
      <w:commentRangeEnd w:id="1"/>
      <w:r>
        <w:commentReference w:id="1"/>
      </w:r>
      <w:del w:id="9002" w:author="Reviewer A" w:date="2026-01-07T09:15:00Z">
        <w:r>
          <w:delText xml:space="preserve">nisi </w:delText>
        </w:r>
      </w:del>
      <w:r>
        <w:t xml:space="preserve">ut aliquip ex ea commodo consequat.</w:t>
      </w:r>
    </w:p>
    <w:p>
      <w:r>
        <w:t xml:space="preserve">Body paragraph 2. Lorem ipsum dolor sit amet, consectetur adipiscing elit, sed do eiusmod </w:t>
      </w:r>
      <w:del w:id="9004" w:author="Counsel C" w:date="2026-01-07T09:15:00Z">
        <w:r>
          <w:delText xml:space="preserve">tempor incididunt </w:delText>
        </w:r>
      </w:del>
      <w:r>
        <w:t xml:space="preserve">ut labore et dolore magna aliqua. Ut enim ad minim veniam, quis nostrud exercitation ullamco laboris nisi ut aliquip ex ea commodo consequat.</w:t>
      </w:r>
    </w:p>
    <w:p>
      <w:commentRangeStart w:id="6"/>
      <w:r>
        <w:t xml:space="preserve">Body paragraph 3. Lorem ipsum dolor sit amet, consectetur adipiscing elit, sed do eiusmod tempor incididunt ut labore et dolore magna aliqua. Ut enim ad minim veniam, quis nostrud exercitation ullamco laboris nisi ut aliquip ex ea commodo consequat.</w:t>
      </w:r>
      <w:commentRangeEnd w:id="6"/>
      <w:r>
        <w:commentReference w:id="6"/>
      </w:r>
      <w:ins w:id="9000" w:author="Reviewer A" w:date="2026-01-07T09:15:00Z">
        <w:r>
          <w:t xml:space="preserve"> marigold glacier 34</w:t>
        </w:r>
      </w:ins>
    </w:p>
    <w:p>
      <w:r>
        <w:t xml:space="preserve">Body paragraph 4. Lorem ipsum dolor sit amet, consectetur adipiscing elit, sed do eiusmod tempor incididunt ut labore et dolore magna aliqua. Ut enim ad minim veniam, quis nostrud exercitation ullamco laboris nisi ut aliquip ex ea commodo consequat.</w:t>
      </w:r>
      <w:commentRangeStart w:id="4"/>
      <w:commentRangeStart w:id="5"/>
      <w:ins w:id="9001" w:author="Counsel C" w:date="2026-01-05T10:00:00Z">
        <w:r>
          <w:t xml:space="preserve"> umber zephyr 20</w:t>
        </w:r>
      </w:ins>
      <w:commentRangeEnd w:id="4"/>
      <w:r>
        <w:commentReference w:id="4"/>
      </w:r>
      <w:commentRangeEnd w:id="5"/>
      <w:r>
        <w:commentReference w:id="5"/>
      </w:r>
    </w:p>
    <w:p>
      <w:pPr>
        <w:rPr>
          <w:ins w:id="9008" w:author="Reviewer A" w:date="2026-01-07T09:15:00Z"/>
        </w:rPr>
      </w:pPr>
      <w:r>
        <w:t xml:space="preserve">Body paragraph 5. Lorem ipsum dolor sit amet, consectetur adipiscing elit, sed do eiusmod tempor incididunt ut labore et dolore magna aliqua. Ut enim ad minim veniam, quis nostrud exercitation ullamco laboris nisi ut aliquip </w:t>
      </w:r>
      <w:r>
        <w:t xml:space="preserve">ex ea </w:t>
      </w:r>
    </w:p>
    <w:p>
      <w:r>
        <w:t xml:space="preserve">commodo consequat.</w:t>
      </w:r>
    </w:p>
    <w:p>
      <w:commentRangeStart w:id="2"/>
      <w:commentRangeStart w:id="3"/>
      <w:r>
        <w:t xml:space="preserve">Body paragraph 6. Lorem ipsum dolor sit amet, consectetur adipiscing elit, sed do eiusmod tempor incididunt ut labore et dolore magna aliqua. Ut enim ad minim veniam, quis nostrud exercitation ullamco laboris nisi ut aliquip ex ea commodo consequat.</w:t>
      </w:r>
      <w:commentRangeEnd w:id="2"/>
      <w:r>
        <w:commentReference w:id="2"/>
      </w:r>
      <w:commentRangeEnd w:id="3"/>
      <w:r>
        <w:commentReference w:id="3"/>
      </w:r>
    </w:p>
    <w:p>
      <w:pPr>
        <w:pStyle w:val="Heading1"/>
      </w:pPr>
      <w:r>
        <w:t xml:space="preserve">Second section</w:t>
      </w:r>
    </w:p>
    <w:p>
      <w:r>
        <w:t xml:space="preserve">More body 1. Lorem </w:t>
      </w:r>
      <w:del w:id="9003" w:author="Counsel C" w:date="2026-01-05T10:00:00Z">
        <w:r>
          <w:delText xml:space="preserve">ipsum dolor sit amet, </w:delText>
        </w:r>
      </w:del>
      <w:commentRangeStart w:id="7"/>
      <w:commentRangeStart w:id="8"/>
      <w:commentRangeStart w:id="9"/>
      <w:r>
        <w:t xml:space="preserve">consectetur adipiscing elit, sed do eiusmod tempor incididunt ut labore et dolore magna aliqua. Ut enim ad minim veniam, quis nostrud exercitation ullamco laboris nisi ut aliquip ex ea commodo consequat.</w:t>
      </w:r>
      <w:commentRangeEnd w:id="7"/>
      <w:r>
        <w:commentReference w:id="7"/>
      </w:r>
      <w:commentRangeEnd w:id="8"/>
      <w:r>
        <w:commentReference w:id="8"/>
      </w:r>
      <w:commentRangeEnd w:id="9"/>
      <w:r>
        <w:commentReference w:id="9"/>
      </w:r>
    </w:p>
    <w:p>
      <w:r>
        <w:t xml:space="preserve">More body 2. Lorem ipsum dolor sit amet, consectetur adipiscing elit, sed do eiusmod tempor incididunt ut labore et dolore magna aliqua. Ut enim ad minim veniam, quis nostrud exercitation ullamco laboris nisi ut aliquip ex ea </w:t>
      </w:r>
      <w:del w:id="9006" w:author="Editor B" w:date="2026-01-06T14:30:00Z">
        <w:r>
          <w:delText xml:space="preserve">commodo consequat.</w:delText>
        </w:r>
      </w:del>
    </w:p>
    <w:p>
      <w:r>
        <w:t xml:space="preserve">More body 3. Lorem ipsum dolor sit amet, consectetur adipiscing elit, sed do eiusmod tempor incididunt ut labore et dolore magna aliqua. Ut enim ad minim veniam, quis nostrud exercitation ullamco laboris nisi ut aliquip ex ea commodo consequat.</w:t>
      </w:r>
    </w:p>
    <w:p>
      <w:r>
        <w:t xml:space="preserve">More body 4. Lorem ipsum dolor sit amet, consectetur adipiscing elit, sed do eiusmod tempor incididunt ut labore et dolore magna aliqua. Ut enim ad minim veniam, quis nostrud exercitation ullamco laboris nisi ut aliquip ex ea commodo consequat.</w:t>
      </w:r>
    </w:p>
    <w:p>
      <w:r>
        <w:t xml:space="preserve">More body 5. Lorem ipsum dolor sit amet, consectetur adipiscing elit, sed do eiusmod tempor incididunt ut labore et dolore magna aliqua. Ut enim ad minim veniam, quis nostrud exercitation ullamco laboris nisi ut aliquip ex ea commodo consequat.</w:t>
      </w:r>
    </w:p>
    <w:p>
      <w:r>
        <w:t xml:space="preserve">More body 6. Lorem ipsum dolor sit amet, consectetur adipiscing elit, sed do eiusmod </w:t>
      </w:r>
      <w:del w:id="9005" w:author="Reviewer A" w:date="2026-01-06T14:30:00Z">
        <w:r>
          <w:delText xml:space="preserve">tempor incididunt ut </w:delText>
        </w:r>
      </w:del>
      <w:r>
        <w:t xml:space="preserve">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comments.xml><?xml version="1.0" encoding="utf-8"?>
<w:comment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comment w:id="0" w:author="Reviewer A" w:date="2026-01-06T14:30:00Z" w:initials="RA">
    <w:p w14:paraId="72163B5D" w14:textId="72163B5D">
      <w:r>
        <w:annotationRef/>
      </w:r>
      <w:r>
        <w:t xml:space="preserve">Agreed, leaving as is.</w:t>
      </w:r>
    </w:p>
  </w:comment>
  <w:comment w:id="1" w:author="Editor B" w:date="2026-01-07T09:15:00Z" w:initials="EB">
    <w:p w14:paraId="5AF93333" w14:textId="5AF93333">
      <w:r>
        <w:annotationRef/>
      </w:r>
      <w:r>
        <w:t xml:space="preserve">Agreed, leaving as is.</w:t>
      </w:r>
    </w:p>
  </w:comment>
  <w:comment w:id="2" w:author="Counsel C" w:date="2026-01-07T09:15:00Z" w:initials="CC">
    <w:p w14:paraId="442B068E" w14:textId="442B068E">
      <w:r>
        <w:annotationRef/>
      </w:r>
      <w:r>
        <w:t xml:space="preserve">Citation needed here.</w:t>
      </w:r>
    </w:p>
  </w:comment>
  <w:comment w:id="3" w:author="Editor B" w:date="2026-01-07T09:15:00Z" w:initials="EB">
    <w:p w14:paraId="5278A286" w14:textId="5278A286">
      <w:r>
        <w:annotationRef/>
      </w:r>
      <w:r>
        <w:t xml:space="preserve">Done in the next draft.</w:t>
      </w:r>
    </w:p>
  </w:comment>
  <w:comment w:id="4" w:author="Editor B" w:date="2026-01-05T10:00:00Z" w:initials="EB">
    <w:p w14:paraId="7CE0CECC" w14:textId="7CE0CECC">
      <w:r>
        <w:annotationRef/>
      </w:r>
      <w:r>
        <w:t xml:space="preserve">Should this be defined earlier in the document?</w:t>
      </w:r>
    </w:p>
  </w:comment>
  <w:comment w:id="5" w:author="Reviewer A" w:date="2026-01-05T10:00:00Z" w:initials="RA">
    <w:p w14:paraId="216AAEBE" w14:textId="216AAEBE">
      <w:r>
        <w:annotationRef/>
      </w:r>
      <w:r>
        <w:t xml:space="preserve">I disagree: the earlier draft was clearer.</w:t>
      </w:r>
    </w:p>
  </w:comment>
  <w:comment w:id="6" w:author="Editor B" w:date="2026-01-05T10:00:00Z" w:initials="EB">
    <w:p w14:paraId="69DADB48" w14:textId="69DADB48">
      <w:r>
        <w:annotationRef/>
      </w:r>
      <w:r>
        <w:t xml:space="preserve">Done in the next draft.</w:t>
      </w:r>
    </w:p>
  </w:comment>
  <w:comment w:id="7" w:author="Editor B" w:date="2026-01-06T14:30:00Z" w:initials="EB">
    <w:p w14:paraId="63FDD2D3" w14:textId="63FDD2D3">
      <w:r>
        <w:annotationRef/>
      </w:r>
      <w:r>
        <w:t xml:space="preserve">Is this figure still current after the amendment?</w:t>
      </w:r>
    </w:p>
  </w:comment>
  <w:comment w:id="8" w:author="Reviewer A" w:date="2026-01-05T10:00:00Z" w:initials="RA">
    <w:p w14:paraId="7101D5E6" w14:textId="7101D5E6">
      <w:r>
        <w:annotationRef/>
      </w:r>
      <w:r>
        <w:t xml:space="preserve">Checked against the source; it matches.</w:t>
      </w:r>
    </w:p>
  </w:comment>
  <w:comment w:id="9" w:author="Editor B" w:date="2026-01-07T09:15:00Z" w:initials="EB">
    <w:p w14:paraId="2A02DB4B" w14:textId="2A02DB4B">
      <w:r>
        <w:annotationRef/>
      </w:r>
      <w:r>
        <w:t xml:space="preserve">Agreed, leaving as is.</w:t>
      </w:r>
    </w:p>
  </w:comment>
</w:comments>
</file>

<file path=word/commentsExtended.xml><?xml version="1.0" encoding="utf-8"?>
<w15:commentsEx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commentEx w15:paraId="72163B5D" w15:done="0"/>
  <w15:commentEx w15:paraId="5AF93333" w15:paraIdParent="72163B5D" w15:done="0"/>
  <w15:commentEx w15:paraId="442B068E" w15:done="0"/>
  <w15:commentEx w15:paraId="5278A286" w15:paraIdParent="442B068E" w15:done="0"/>
  <w15:commentEx w15:paraId="7CE0CECC" w15:done="0"/>
  <w15:commentEx w15:paraId="216AAEBE" w15:paraIdParent="7CE0CECC" w15:done="0"/>
  <w15:commentEx w15:paraId="69DADB48" w15:done="0"/>
  <w15:commentEx w15:paraId="63FDD2D3" w15:done="0"/>
  <w15:commentEx w15:paraId="7101D5E6" w15:paraIdParent="63FDD2D3" w15:done="0"/>
  <w15:commentEx w15:paraId="2A02DB4B" w15:paraIdParent="63FDD2D3" w15:done="0"/>
</w15:commentsEx>
</file>

<file path=word/commentsIds.xml><?xml version="1.0" encoding="utf-8"?>
<w16cid:commentsIds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6cid:commentId w16cid:paraId="72163B5D" w16cid:durableId="5E26052D"/>
  <w16cid:commentId w16cid:paraId="5AF93333" w16cid:durableId="68D4A311"/>
  <w16cid:commentId w16cid:paraId="442B068E" w16cid:durableId="3D595514"/>
  <w16cid:commentId w16cid:paraId="5278A286" w16cid:durableId="4014E979"/>
  <w16cid:commentId w16cid:paraId="7CE0CECC" w16cid:durableId="5A3465FC"/>
  <w16cid:commentId w16cid:paraId="216AAEBE" w16cid:durableId="4383120D"/>
  <w16cid:commentId w16cid:paraId="69DADB48" w16cid:durableId="6B31EAF8"/>
  <w16cid:commentId w16cid:paraId="63FDD2D3" w16cid:durableId="4F9A705D"/>
  <w16cid:commentId w16cid:paraId="7101D5E6" w16cid:durableId="20A7AE5D"/>
  <w16cid:commentId w16cid:paraId="2A02DB4B" w16cid:durableId="2A68CAC9"/>
</w16cid:commentsIds>
</file>

<file path=word/people.xml><?xml version="1.0" encoding="utf-8"?>
<w15:people xmlns:w="http://schemas.openxmlformats.org/wordprocessingml/2006/main" xmlns:w14="http://schemas.microsoft.com/office/word/2010/wordml" xmlns:w15="http://schemas.microsoft.com/office/word/2012/wordml" xmlns:w16cid="http://schemas.microsoft.com/office/word/2016/wordml/cid" xmlns:mc="http://schemas.openxmlformats.org/markup-compatibility/2006" mc:Ignorable="w14 w15 w16cid">
  <w15:person w15:author="Reviewer A">
    <w15:presenceInfo w15:providerId="None" w15:userId="Reviewer A"/>
  </w15:person>
  <w15:person w15:author="Editor B">
    <w15:presenceInfo w15:providerId="None" w15:userId="Editor B"/>
  </w15:person>
  <w15:person w15:author="Counsel C">
    <w15:presenceInfo w15:providerId="None" w15:userId="Counsel C"/>
  </w15:person>
</w15:people>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image" Target="media/image1.png"/><Relationship Id="rId5" Type="http://schemas.openxmlformats.org/officeDocument/2006/relationships/image" Target="media/image2.png"/><Relationship Id="rId1000" Type="http://schemas.openxmlformats.org/officeDocument/2006/relationships/comments" Target="comments.xml"/><Relationship Id="rId1001" Type="http://schemas.microsoft.com/office/2011/relationships/commentsExtended" Target="commentsExtended.xml"/><Relationship Id="rId1002" Type="http://schemas.microsoft.com/office/2016/09/relationships/commentsIds" Target="commentsIds.xml"/><Relationship Id="rId1003"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