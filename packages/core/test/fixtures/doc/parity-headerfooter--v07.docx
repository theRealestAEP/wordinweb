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Header &amp; </w:t>
      </w:r>
      <w:moveFromRangeStart w:id="9014" w:name="move9014" w:author="Editor B" w:date="2026-01-07T09:15:00Z"/>
      <w:moveFrom w:id="9016" w:author="Editor B" w:date="2026-01-07T09:15:00Z">
        <w:r>
          <w:t xml:space="preserve">footer parity</w:t>
        </w:r>
      </w:moveFrom>
      <w:moveFromRangeEnd w:id="9014"/>
    </w:p>
    <w:p>
      <w:r>
        <w:t xml:space="preserve">Filler paragraph 1 </w:t>
      </w:r>
      <w:del w:id="9006" w:author="Reviewer A" w:date="2026-01-07T09:15:00Z">
        <w:r>
          <w:delText xml:space="preserve">pushing content across several </w:delText>
        </w:r>
      </w:del>
      <w:r>
        <w:t xml:space="preserve">pages so headers and footers repeat.</w:t>
      </w:r>
    </w:p>
    <w:p>
      <w:r>
        <w:t xml:space="preserve">Filler paragraph 2 pushing content across several pages so headers and footers repeat.</w:t>
      </w:r>
    </w:p>
    <w:p>
      <w:r>
        <w:t xml:space="preserve">Filler paragraph 3 pushing content across several pages so headers and footers repeat.</w:t>
      </w:r>
    </w:p>
    <w:p>
      <w:r>
        <w:rPr>
          <w:i/>
          <w:rPrChange w:id="9018" w:author="Counsel C" w:date="2026-01-07T09:15:00Z">
            <w:rPr/>
          </w:rPrChange>
        </w:rPr>
        <w:t xml:space="preserve">Filler paragraph 4 pushing content across several pages so headers and footers repeat.</w:t>
      </w:r>
    </w:p>
    <w:p>
      <w:r>
        <w:t xml:space="preserve">Filler paragraph 5 pushing content across several pages so headers and footers repeat.</w:t>
      </w:r>
    </w:p>
    <w:p>
      <w:r>
        <w:t xml:space="preserve">Filler paragraph 6 pushing content across several pages so headers and footers repeat.</w:t>
      </w:r>
      <w:ins w:id="9003" w:author="Counsel C" w:date="2026-01-07T09:15:00Z">
        <w:r>
          <w:t xml:space="preserve"> zephyr quartz 88</w:t>
        </w:r>
      </w:ins>
    </w:p>
    <w:p>
      <w:r>
        <w:t xml:space="preserve">Filler paragraph 7 pushing content across several pages so headers and footers repeat.</w:t>
      </w:r>
    </w:p>
    <w:p>
      <w:del w:id="9004" w:author="Counsel C" w:date="2026-01-06T14:30:00Z">
        <w:r>
          <w:delText xml:space="preserve">Filler </w:delText>
        </w:r>
      </w:del>
      <w:r>
        <w:t xml:space="preserve">paragraph 8 pushing content across several pages so headers and footers repeat.</w:t>
      </w:r>
    </w:p>
    <w:p>
      <w:r>
        <w:t xml:space="preserve">Filler paragraph 9 pushing content across several pages so headers and footers repeat.</w:t>
      </w:r>
    </w:p>
    <w:p>
      <w:r>
        <w:t xml:space="preserve">Filler paragraph 10 pushing content across several pages so headers and footers repeat.</w:t>
      </w:r>
    </w:p>
    <w:p>
      <w:commentRangeStart w:id="3"/>
      <w:commentRangeStart w:id="4"/>
      <w:r>
        <w:t xml:space="preserve">Filler paragraph 11 pushing content across several pages so headers and footers repeat.</w:t>
      </w:r>
      <w:commentRangeEnd w:id="3"/>
      <w:r>
        <w:commentReference w:id="3"/>
      </w:r>
      <w:commentRangeEnd w:id="4"/>
      <w:r>
        <w:commentReference w:id="4"/>
      </w:r>
    </w:p>
    <w:p>
      <w:r>
        <w:t xml:space="preserve">Filler paragraph 12 pushing content across several pages so headers and footers repeat.</w:t>
      </w:r>
      <w:ins w:id="9000" w:author="Reviewer A" w:date="2026-01-05T10:00:00Z">
        <w:r>
          <w:t xml:space="preserve"> tundra thistle 51</w:t>
        </w:r>
      </w:ins>
    </w:p>
    <w:p>
      <w:r>
        <w:t xml:space="preserve">Filler paragraph 13 pushing content across several pages so headers and footers repeat.</w:t>
      </w:r>
    </w:p>
    <w:p>
      <w:r>
        <w:t xml:space="preserve">Filler paragraph 14 pushing content across several pages so headers and footers repeat.</w:t>
      </w:r>
    </w:p>
    <w:p>
      <w:r>
        <w:t xml:space="preserve">Filler paragraph 15 pushing content across several pages so headers and footers repeat.</w:t>
      </w:r>
      <w:ins w:id="9002" w:author="Editor B" w:date="2026-01-05T10:00:00Z">
        <w:r>
          <w:t xml:space="preserve"> thistle basalt 89</w:t>
        </w:r>
      </w:ins>
    </w:p>
    <w:p>
      <w:r>
        <w:t xml:space="preserve">Filler paragraph 16 pushing content across several pages so headers and footers repeat.</w:t>
      </w:r>
      <w:moveToRangeStart w:id="9015" w:name="move9014" w:author="Editor B" w:date="2026-01-07T09:15:00Z"/>
      <w:moveTo w:id="9017" w:author="Editor B" w:date="2026-01-07T09:15:00Z">
        <w:r>
          <w:t xml:space="preserve"> footer parity</w:t>
        </w:r>
      </w:moveTo>
      <w:moveToRangeEnd w:id="9015"/>
    </w:p>
    <w:p>
      <w:r>
        <w:t xml:space="preserve">Filler paragraph 17 pushing content across several pages so headers and footers repeat.</w:t>
      </w:r>
    </w:p>
    <w:p>
      <w:commentRangeStart w:id="0"/>
      <w:commentRangeStart w:id="1"/>
      <w:r>
        <w:t xml:space="preserve">Filler paragraph 18 pushing content across several pages so headers </w:t>
      </w:r>
      <w:commentRangeEnd w:id="0"/>
      <w:r>
        <w:commentReference w:id="0"/>
      </w:r>
      <w:commentRangeEnd w:id="1"/>
      <w:r>
        <w:commentReference w:id="1"/>
      </w:r>
      <w:del w:id="9009" w:author="Counsel C" w:date="2026-01-06T14:30:00Z">
        <w:r>
          <w:delText xml:space="preserve">and </w:delText>
        </w:r>
      </w:del>
      <w:r>
        <w:t xml:space="preserve">footers repeat.</w:t>
      </w:r>
    </w:p>
    <w:p>
      <w:r>
        <w:t xml:space="preserve">Filler paragraph 19 pushing content across several pages so headers and footers repeat.</w:t>
      </w:r>
    </w:p>
    <w:p>
      <w:r>
        <w:t xml:space="preserve">Filler paragraph 20 pushing content across several pages so headers and footers repeat.</w:t>
      </w:r>
    </w:p>
    <w:p>
      <w:r>
        <w:t xml:space="preserve">Filler paragraph 21 pushing content across several pages so headers and footers repeat.</w:t>
      </w:r>
    </w:p>
    <w:p>
      <w:r>
        <w:t xml:space="preserve">Filler paragraph 22 pushing content across several pages so headers and footers repeat.</w:t>
      </w:r>
    </w:p>
    <w:p>
      <w:r>
        <w:t xml:space="preserve">Filler paragraph 23 pushing content across several pages so headers and footers repeat.</w:t>
      </w:r>
    </w:p>
    <w:p>
      <w:pPr>
        <w:rPr>
          <w:del w:id="9021" w:author="Counsel C" w:date="2026-01-06T14:30:00Z"/>
        </w:rPr>
      </w:pPr>
      <w:r>
        <w:t xml:space="preserve">Filler paragraph 24 pushing content across several pages so headers and footers repeat.</w:t>
      </w:r>
    </w:p>
    <w:p>
      <w:r>
        <w:t xml:space="preserve">Filler paragraph 25 pushing content across several pages so headers </w:t>
      </w:r>
      <w:moveFromRangeStart w:id="9010" w:name="move9010" w:author="Reviewer A" w:date="2026-01-05T10:00:00Z"/>
      <w:moveFrom w:id="9012" w:author="Reviewer A" w:date="2026-01-05T10:00:00Z">
        <w:r>
          <w:t xml:space="preserve">and footers </w:t>
        </w:r>
      </w:moveFrom>
      <w:moveFromRangeEnd w:id="9010"/>
      <w:r>
        <w:t xml:space="preserve">repeat.</w:t>
      </w:r>
    </w:p>
    <w:p>
      <w:r>
        <w:t xml:space="preserve">Filler paragraph 26 pushing content across several pages so headers and footers repeat.</w:t>
      </w:r>
    </w:p>
    <w:p>
      <w:r>
        <w:t xml:space="preserve">Filler paragraph 27 pushing content across several pages so headers and footers repeat.</w:t>
      </w:r>
    </w:p>
    <w:p>
      <w:r>
        <w:t xml:space="preserve">Filler paragraph 28 pushing content across several pages so headers and footers repeat.</w:t>
      </w:r>
    </w:p>
    <w:p>
      <w:r>
        <w:t xml:space="preserve">Filler paragraph 29 pushing content across several pages so headers and footers repeat.</w:t>
      </w:r>
    </w:p>
    <w:p>
      <w:r>
        <w:t xml:space="preserve">Filler paragraph 30 pushing content across several pages so headers and footers repeat.</w:t>
      </w:r>
    </w:p>
    <w:p>
      <w:r>
        <w:t xml:space="preserve">Filler paragraph 31 pushing content across several pages so headers and footers repeat.</w:t>
      </w:r>
    </w:p>
    <w:p>
      <w:r>
        <w:t xml:space="preserve">Filler paragraph 32 pushing content across several pages so headers and footers repeat.</w:t>
      </w:r>
    </w:p>
    <w:p>
      <w:r>
        <w:t xml:space="preserve">Filler paragraph 33 pushing content across several pages so headers and footers repeat.</w:t>
      </w:r>
    </w:p>
    <w:p>
      <w:r>
        <w:t xml:space="preserve">Filler paragraph 34 pushing content </w:t>
      </w:r>
      <w:del w:id="9005" w:author="Counsel C" w:date="2026-01-07T09:15:00Z">
        <w:r>
          <w:delText xml:space="preserve">across several pages so </w:delText>
        </w:r>
      </w:del>
      <w:r>
        <w:t xml:space="preserve">headers and footers repeat.</w:t>
      </w:r>
    </w:p>
    <w:p>
      <w:r>
        <w:t xml:space="preserve">Filler paragraph 35 pushing content across several pages so headers and footers repeat.</w:t>
      </w:r>
    </w:p>
    <w:p>
      <w:r>
        <w:t xml:space="preserve">Filler paragraph 36 pushing content across several pages so headers and footers repeat.</w:t>
      </w:r>
    </w:p>
    <w:p>
      <w:r>
        <w:t xml:space="preserve">Filler paragraph 37 pushing content across several pages so headers and footers repeat.</w:t>
      </w:r>
    </w:p>
    <w:p>
      <w:r>
        <w:t xml:space="preserve">Filler paragraph 38 pushing content across several pages so headers and footers repeat.</w:t>
      </w:r>
    </w:p>
    <w:p>
      <w:r>
        <w:t xml:space="preserve">Filler paragraph 39 pushing content across several pages so headers and footers repeat.</w:t>
      </w:r>
      <w:ins w:id="9023" w:author="Reviewer A" w:date="2026-01-07T09:15:00Z">
        <w:r>
          <w:drawing>
            <wp:inline xmlns:wp="http://schemas.openxmlformats.org/drawingml/2006/wordprocessingDrawing" distT="0" distB="0" distL="0" distR="0">
              <wp:extent cx="914400" cy="914400"/>
              <wp:docPr id="1001" name="Picture 100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render-eval-9022.png"/>
                      <pic:cNvPicPr/>
                    </pic:nvPicPr>
                    <pic:blipFill>
                      <a:blip xmlns:r="http://schemas.openxmlformats.org/officeDocument/2006/relationships" r:embed="rIdRenderEval90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>
      <w:r>
        <w:t xml:space="preserve">Filler paragraph 40 pushing content across several pages so headers and footers repeat.</w:t>
      </w:r>
    </w:p>
    <w:p>
      <w:r>
        <w:t xml:space="preserve">Filler paragraph 41 pushing content across several pages so headers and footers repeat.</w:t>
      </w:r>
    </w:p>
    <w:p>
      <w:r>
        <w:t xml:space="preserve">Filler paragraph 42 pushing content across several pages so headers and footers repeat.</w:t>
      </w:r>
    </w:p>
    <w:p>
      <w:r>
        <w:t xml:space="preserve">Filler paragraph 43 pushing content across several pages so headers and footers repeat.</w:t>
      </w:r>
    </w:p>
    <w:p>
      <w:r>
        <w:t xml:space="preserve">Filler paragraph 44 pushing content across several pages so headers and footers repeat.</w:t>
      </w:r>
    </w:p>
    <w:p>
      <w:pPr>
        <w:jc w:val="center"/>
        <w:pPrChange w:id="9019" w:author="Reviewer A" w:date="2026-01-06T14:30:00Z">
          <w:pPr/>
        </w:pPrChange>
      </w:pPr>
      <w:r>
        <w:t xml:space="preserve">Filler paragraph 45 pushing content across several pages so headers and footers repeat.</w:t>
      </w:r>
    </w:p>
    <w:p>
      <w:r>
        <w:t xml:space="preserve">Filler paragraph 46 pushing content across several pages so headers and footers repeat.</w:t>
      </w:r>
    </w:p>
    <w:p>
      <w:r>
        <w:t xml:space="preserve">Filler paragraph 47 pushing content across several pages so headers and footers repeat.</w:t>
      </w:r>
    </w:p>
    <w:p>
      <w:r>
        <w:t xml:space="preserve">Filler paragraph 48 pushing content across several pages so headers and footers repeat.</w:t>
      </w:r>
    </w:p>
    <w:p>
      <w:r>
        <w:t xml:space="preserve">Filler paragraph 49 pushing content across several pages so headers and footers repeat.</w:t>
      </w:r>
    </w:p>
    <w:p>
      <w:r>
        <w:t xml:space="preserve">Filler paragraph 50 pushing content across several pages so headers and footers repeat.</w:t>
      </w:r>
    </w:p>
    <w:p>
      <w:r>
        <w:t xml:space="preserve">Filler paragraph 51 pushing content across several pages so headers and footers repeat.</w:t>
      </w:r>
      <w:moveToRangeStart w:id="9011" w:name="move9010" w:author="Reviewer A" w:date="2026-01-05T10:00:00Z"/>
      <w:moveTo w:id="9013" w:author="Reviewer A" w:date="2026-01-05T10:00:00Z">
        <w:r>
          <w:t xml:space="preserve"> and footers </w:t>
        </w:r>
      </w:moveTo>
      <w:moveToRangeEnd w:id="9011"/>
    </w:p>
    <w:p>
      <w:r>
        <w:t xml:space="preserve">Filler paragraph 52 pushing content across several pages so headers and footers repeat.</w:t>
      </w:r>
    </w:p>
    <w:p>
      <w:r>
        <w:t xml:space="preserve">Filler paragraph 53 pushing content across several pages so headers and footers repeat.</w:t>
      </w:r>
    </w:p>
    <w:p>
      <w:del w:id="9008" w:author="Editor B" w:date="2026-01-07T09:15:00Z">
        <w:r>
          <w:delText xml:space="preserve">Filler paragraph </w:delText>
        </w:r>
      </w:del>
      <w:r>
        <w:t xml:space="preserve">54 pushing content across several pages so headers and footers repeat.</w:t>
      </w:r>
    </w:p>
    <w:p>
      <w:pPr>
        <w:jc w:val="center"/>
        <w:pPrChange w:id="9020" w:author="Editor B" w:date="2026-01-06T14:30:00Z">
          <w:pPr/>
        </w:pPrChange>
      </w:pPr>
      <w:r>
        <w:t xml:space="preserve">Filler paragraph 55 pushing content across several pages so headers and footers repeat.</w:t>
      </w:r>
    </w:p>
    <w:p>
      <w:r>
        <w:t xml:space="preserve">Filler paragraph 56 pushing content across several pages so headers and footers repeat.</w:t>
      </w:r>
    </w:p>
    <w:p>
      <w:r>
        <w:t xml:space="preserve">Filler paragraph 57 pushing content across several pages so headers and footers repeat.</w:t>
      </w:r>
      <w:commentRangeStart w:id="2"/>
      <w:ins w:id="9001" w:author="Reviewer A" w:date="2026-01-06T14:30:00Z">
        <w:r>
          <w:t xml:space="preserve"> marigold lantern 35</w:t>
        </w:r>
      </w:ins>
      <w:commentRangeEnd w:id="2"/>
      <w:r>
        <w:commentReference w:id="2"/>
      </w:r>
    </w:p>
    <w:p>
      <w:r>
        <w:t xml:space="preserve">Filler paragraph 58 pushing content across several pages so headers and footers repeat.</w:t>
      </w:r>
    </w:p>
    <w:p>
      <w:r>
        <w:t xml:space="preserve">Filler paragraph 59 pushing content across several pages so headers and footers repeat.</w:t>
      </w:r>
    </w:p>
    <w:p>
      <w:r>
        <w:t xml:space="preserve">Filler paragraph 60 pushing content across several pages so headers and footers repeat.</w:t>
      </w:r>
    </w:p>
    <w:p>
      <w:r>
        <w:t xml:space="preserve">Filler paragraph 61 pushing content across several pages so headers and footers repeat.</w:t>
      </w:r>
    </w:p>
    <w:p>
      <w:r>
        <w:t xml:space="preserve">Filler paragraph 62 pushing content across several pages so headers and footers repeat.</w:t>
      </w:r>
    </w:p>
    <w:p>
      <w:r>
        <w:t xml:space="preserve">Filler paragraph 63 pushing content across several pages so headers and footers repeat.</w:t>
      </w:r>
    </w:p>
    <w:p>
      <w:r>
        <w:t xml:space="preserve">Filler paragraph 64 pushing content across several pages so headers and footers repeat.</w:t>
      </w:r>
    </w:p>
    <w:p>
      <w:r>
        <w:t xml:space="preserve">Filler paragraph 65 pushing content across several pages so headers and footers repeat.</w:t>
      </w:r>
    </w:p>
    <w:p>
      <w:r>
        <w:t xml:space="preserve">Filler paragraph 66 pushing content across several pages so headers and footers repeat.</w:t>
      </w:r>
    </w:p>
    <w:p>
      <w:r>
        <w:t xml:space="preserve">Filler </w:t>
      </w:r>
      <w:del w:id="9007" w:author="Editor B" w:date="2026-01-06T14:30:00Z">
        <w:r>
          <w:delText xml:space="preserve">paragraph </w:delText>
        </w:r>
      </w:del>
      <w:r>
        <w:t xml:space="preserve">67 pushing content across several pages so headers and footers repeat.</w:t>
      </w:r>
    </w:p>
    <w:p>
      <w:r>
        <w:t xml:space="preserve">Filler paragraph 68 pushing content across several pages so headers and footers repeat.</w:t>
      </w:r>
    </w:p>
    <w:p>
      <w:r>
        <w:t xml:space="preserve">Filler paragraph 69 pushing content across several pages so headers and footers repeat.</w:t>
      </w:r>
    </w:p>
    <w:p>
      <w:r>
        <w:t xml:space="preserve">Filler paragraph 70 pushing content across several pages so headers and footers repeat.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Reviewer A" w:date="2026-01-05T10:00:00Z" w:initials="RA">
    <w:p w14:paraId="57BE4931" w14:textId="57BE4931">
      <w:r>
        <w:annotationRef/>
      </w:r>
      <w:r>
        <w:t xml:space="preserve">Is this figure still current after the amendment?</w:t>
      </w:r>
    </w:p>
  </w:comment>
  <w:comment w:id="1" w:author="Counsel C" w:date="2026-01-06T14:30:00Z" w:initials="CC">
    <w:p w14:paraId="5521F2FA" w14:textId="5521F2FA">
      <w:r>
        <w:annotationRef/>
      </w:r>
      <w:r>
        <w:t xml:space="preserve">Agreed, leaving as is.</w:t>
      </w:r>
    </w:p>
  </w:comment>
  <w:comment w:id="2" w:author="Reviewer A" w:date="2026-01-05T10:00:00Z" w:initials="RA">
    <w:p w14:paraId="313D38E3" w14:textId="313D38E3">
      <w:r>
        <w:annotationRef/>
      </w:r>
      <w:r>
        <w:t xml:space="preserve">I disagree: the earlier draft was clearer.</w:t>
      </w:r>
    </w:p>
  </w:comment>
  <w:comment w:id="3" w:author="Editor B" w:date="2026-01-06T14:30:00Z" w:initials="EB">
    <w:p w14:paraId="26E99840" w14:textId="26E99840">
      <w:r>
        <w:annotationRef/>
      </w:r>
      <w:r>
        <w:t xml:space="preserve">Citation needed here.</w:t>
      </w:r>
    </w:p>
  </w:comment>
  <w:comment w:id="4" w:author="Editor B" w:date="2026-01-07T09:15:00Z" w:initials="EB">
    <w:p w14:paraId="37172EA0" w14:textId="37172EA0">
      <w:r>
        <w:annotationRef/>
      </w:r>
      <w:r>
        <w:t xml:space="preserve">Agreed, leaving as is.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5:commentEx w15:paraId="57BE4931" w15:done="0"/>
  <w15:commentEx w15:paraId="5521F2FA" w15:paraIdParent="57BE4931" w15:done="0"/>
  <w15:commentEx w15:paraId="313D38E3" w15:done="0"/>
  <w15:commentEx w15:paraId="26E99840" w15:done="0"/>
  <w15:commentEx w15:paraId="37172EA0" w15:paraIdParent="26E99840" w15:done="0"/>
</w15:commentsEx>
</file>

<file path=word/commentsIds.xml><?xml version="1.0" encoding="utf-8"?>
<w16cid:commentsId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6cid:commentId w16cid:paraId="57BE4931" w16cid:durableId="67979969"/>
  <w16cid:commentId w16cid:paraId="5521F2FA" w16cid:durableId="435ACDF7"/>
  <w16cid:commentId w16cid:paraId="313D38E3" w16cid:durableId="49093042"/>
  <w16cid:commentId w16cid:paraId="26E99840" w16cid:durableId="4D6ED072"/>
  <w16cid:commentId w16cid:paraId="37172EA0" w16cid:durableId="3361261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Header/Footer Parity</w:t>
    </w:r>
    <w:ins w:id="9024" w:author="Counsel C" w:date="2026-01-06T14:30:00Z">
      <w:r>
        <w:rPr>
          <w:i/>
          <w:iCs/>
          <w:sz w:val="18"/>
          <w:szCs w:val="18"/>
        </w:rPr>
        <w:t xml:space="preserve"> tundra oriole 66</w:t>
      </w:r>
    </w:ins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5:person w15:author="Reviewer A">
    <w15:presenceInfo w15:providerId="None" w15:userId="Reviewer A"/>
  </w15:person>
  <w15:person w15:author="Editor B">
    <w15:presenceInfo w15:providerId="None" w15:userId="Editor B"/>
  </w15:person>
  <w15:person w15:author="Counsel C">
    <w15:presenceInfo w15:providerId="None" w15:userId="Counsel C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RenderEval9022" Type="http://schemas.openxmlformats.org/officeDocument/2006/relationships/image" Target="media/render-eval-9022.png"/><Relationship Id="rId1000" Type="http://schemas.microsoft.com/office/2011/relationships/commentsExtended" Target="commentsExtended.xml"/><Relationship Id="rId1001" Type="http://schemas.microsoft.com/office/2016/09/relationships/commentsIds" Target="commentsIds.xml"/><Relationship Id="rId1002" Type="http://schemas.microsoft.com/office/2011/relationships/people" Target="peop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1</cp:revision>
  <dcterms:created xsi:type="dcterms:W3CDTF">2026-07-07T18:29:35.032Z</dcterms:created>
  <dcterms:modified xsi:type="dcterms:W3CDTF">2026-07-07T18:29:35.032Z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