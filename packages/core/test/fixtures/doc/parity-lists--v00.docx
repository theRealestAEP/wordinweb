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people.xml" ContentType="application/vnd.openxmlformats-officedocument.wordprocessingml.peop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Lists parity</w:t>
      </w:r>
      <w:ins w:id="9004" w:author="Reviewer A" w:date="2026-01-07T09:15:00Z">
        <w:commentRangeStart w:id="8"/>
        <w:r>
          <w:t xml:space="preserve"> oriole verdigris 49</w:t>
        </w:r>
        <w:commentRangeEnd w:id="8"/>
        <w:r>
          <w:commentReference w:id="8"/>
        </w:r>
      </w:ins>
    </w:p>
    <w:p>
      <w:pPr>
        <w:pStyle w:val="ListParagraph"/>
        <w:numPr>
          <w:ilvl w:val="0"/>
          <w:numId w:val="2"/>
        </w:numPr>
      </w:pPr>
      <w:r>
        <w:t xml:space="preserve">First numbered item</w:t>
      </w:r>
      <w:commentRangeStart w:id="5"/>
      <w:commentRangeStart w:id="6"/>
      <w:ins w:id="9002" w:author="Editor B" w:date="2026-01-07T09:15:00Z">
        <w:r>
          <w:t xml:space="preserve"> thistle ravine 37</w:t>
        </w:r>
      </w:ins>
      <w:commentRangeEnd w:id="5"/>
      <w:r>
        <w:commentReference w:id="5"/>
      </w:r>
      <w:commentRangeEnd w:id="6"/>
      <w:r>
        <w:commentReference w:id="6"/>
      </w:r>
    </w:p>
    <w:p>
      <w:pPr>
        <w:pStyle w:val="ListParagraph"/>
        <w:numPr>
          <w:ilvl w:val="0"/>
          <w:numId w:val="2"/>
        </w:numPr>
      </w:pPr>
      <w:del w:id="9007" w:author="Editor B" w:date="2026-01-07T09:15:00Z">
        <w:r>
          <w:delText xml:space="preserve">Second </w:delText>
        </w:r>
      </w:del>
      <w:r>
        <w:t xml:space="preserve">numbered item</w:t>
      </w:r>
    </w:p>
    <w:p>
      <w:pPr>
        <w:pStyle w:val="ListParagraph"/>
        <w:numPr>
          <w:ilvl w:val="1"/>
          <w:numId w:val="2"/>
        </w:numPr>
      </w:pPr>
      <w:r>
        <w:t xml:space="preserve">Nested letter item</w:t>
      </w:r>
      <w:ins w:id="9000" w:author="Editor B" w:date="2026-01-05T10:00:00Z">
        <w:commentRangeStart w:id="2"/>
        <w:commentRangeStart w:id="3"/>
        <w:commentRangeStart w:id="4"/>
        <w:r>
          <w:t xml:space="preserve"> falcon pelican 50</w:t>
        </w:r>
        <w:commentRangeEnd w:id="2"/>
        <w:r>
          <w:commentReference w:id="2"/>
        </w:r>
        <w:commentRangeEnd w:id="3"/>
        <w:r>
          <w:commentReference w:id="3"/>
        </w:r>
        <w:commentRangeEnd w:id="4"/>
        <w:r>
          <w:commentReference w:id="4"/>
        </w:r>
      </w:ins>
    </w:p>
    <w:p>
      <w:pPr>
        <w:pStyle w:val="ListParagraph"/>
        <w:numPr>
          <w:ilvl w:val="0"/>
          <w:numId w:val="2"/>
        </w:numPr>
      </w:pPr>
      <w:r>
        <w:t xml:space="preserve">Back to top level</w:t>
      </w:r>
      <w:commentRangeStart w:id="0"/>
      <w:commentRangeStart w:id="1"/>
      <w:ins w:id="9001" w:author="Editor B" w:date="2026-01-07T09:15:00Z">
        <w:r>
          <w:t xml:space="preserve"> nimbus glacier 28</w:t>
        </w:r>
      </w:ins>
      <w:commentRangeEnd w:id="0"/>
      <w:r>
        <w:commentReference w:id="0"/>
      </w:r>
      <w:commentRangeEnd w:id="1"/>
      <w:r>
        <w:commentReference w:id="1"/>
      </w:r>
    </w:p>
    <w:p>
      <w:pPr>
        <w:pStyle w:val="ListParagraph"/>
        <w:numPr>
          <w:ilvl w:val="0"/>
          <w:numId w:val="1"/>
        </w:numPr>
      </w:pPr>
      <w:r>
        <w:t xml:space="preserve">Bullet one</w:t>
      </w:r>
      <w:commentRangeStart w:id="7"/>
      <w:ins w:id="9005" w:author="Editor B" w:date="2026-01-05T10:00:00Z">
        <w:r>
          <w:t xml:space="preserve"> meridian sorrel 85</w:t>
        </w:r>
      </w:ins>
      <w:commentRangeEnd w:id="7"/>
      <w:r>
        <w:commentReference w:id="7"/>
      </w:r>
    </w:p>
    <w:p>
      <w:pPr>
        <w:pStyle w:val="ListParagraph"/>
        <w:numPr>
          <w:ilvl w:val="0"/>
          <w:numId w:val="1"/>
        </w:numPr>
      </w:pPr>
      <w:del w:id="9006" w:author="Reviewer A" w:date="2026-01-06T14:30:00Z">
        <w:r>
          <w:delText xml:space="preserve">Bullet two</w:delText>
        </w:r>
      </w:del>
    </w:p>
    <w:p>
      <w:pPr>
        <w:pStyle w:val="ListParagraph"/>
        <w:numPr>
          <w:ilvl w:val="1"/>
          <w:numId w:val="1"/>
        </w:numPr>
      </w:pPr>
      <w:commentRangeStart w:id="9"/>
      <w:r>
        <w:t xml:space="preserve">Nested bullet</w:t>
      </w:r>
      <w:commentRangeEnd w:id="9"/>
      <w:r>
        <w:commentReference w:id="9"/>
      </w:r>
      <w:ins w:id="9003" w:author="Reviewer A" w:date="2026-01-05T10:00:00Z">
        <w:r>
          <w:t xml:space="preserve"> cobalt ember 73</w:t>
        </w:r>
      </w:ins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comment w:id="0" w:author="Editor B" w:date="2026-01-05T10:00:00Z" w:initials="EB">
    <w:p w14:paraId="78B7B58F" w14:textId="78B7B58F">
      <w:r>
        <w:annotationRef/>
      </w:r>
      <w:r>
        <w:t xml:space="preserve">Citation needed here.</w:t>
      </w:r>
    </w:p>
  </w:comment>
  <w:comment w:id="1" w:author="Editor B" w:date="2026-01-07T09:15:00Z" w:initials="EB">
    <w:p w14:paraId="24E9306C" w14:textId="24E9306C">
      <w:r>
        <w:annotationRef/>
      </w:r>
      <w:r>
        <w:t xml:space="preserve">Checked against the source; it matches.</w:t>
      </w:r>
    </w:p>
  </w:comment>
  <w:comment w:id="2" w:author="Reviewer A" w:date="2026-01-05T10:00:00Z" w:initials="RA">
    <w:p w14:paraId="6DE71B15" w14:textId="6DE71B15">
      <w:r>
        <w:annotationRef/>
      </w:r>
      <w:r>
        <w:t xml:space="preserve">Done in the next draft.</w:t>
      </w:r>
    </w:p>
  </w:comment>
  <w:comment w:id="3" w:author="Editor B" w:date="2026-01-06T14:30:00Z" w:initials="EB">
    <w:p w14:paraId="258102FB" w14:textId="258102FB">
      <w:r>
        <w:annotationRef/>
      </w:r>
      <w:r>
        <w:t xml:space="preserve">Checked against the source; it matches.</w:t>
      </w:r>
    </w:p>
  </w:comment>
  <w:comment w:id="4" w:author="Editor B" w:date="2026-01-05T10:00:00Z" w:initials="EB">
    <w:p w14:paraId="3D9668A8" w14:textId="3D9668A8">
      <w:r>
        <w:annotationRef/>
      </w:r>
      <w:r>
        <w:t xml:space="preserve">Checked against the source; it matches.</w:t>
      </w:r>
    </w:p>
  </w:comment>
  <w:comment w:id="5" w:author="Reviewer A" w:date="2026-01-07T09:15:00Z" w:initials="RA">
    <w:p w14:paraId="5D0F763A" w14:textId="5D0F763A">
      <w:r>
        <w:annotationRef/>
      </w:r>
      <w:r>
        <w:t xml:space="preserve">Checked against the source; it matches.</w:t>
      </w:r>
    </w:p>
  </w:comment>
  <w:comment w:id="6" w:author="Reviewer A" w:date="2026-01-06T14:30:00Z" w:initials="RA">
    <w:p w14:paraId="22ABA332" w14:textId="22ABA332">
      <w:r>
        <w:annotationRef/>
      </w:r>
      <w:r>
        <w:t xml:space="preserve">Done in the next draft.</w:t>
      </w:r>
    </w:p>
  </w:comment>
  <w:comment w:id="7" w:author="Reviewer A" w:date="2026-01-05T10:00:00Z" w:initials="RA">
    <w:p w14:paraId="1DB0EE52" w14:textId="1DB0EE52">
      <w:r>
        <w:annotationRef/>
      </w:r>
      <w:r>
        <w:t xml:space="preserve">Agreed, leaving as is.</w:t>
      </w:r>
    </w:p>
  </w:comment>
  <w:comment w:id="8" w:author="Editor B" w:date="2026-01-05T10:00:00Z" w:initials="EB">
    <w:p w14:paraId="15D6A59A" w14:textId="15D6A59A">
      <w:r>
        <w:annotationRef/>
      </w:r>
      <w:r>
        <w:t xml:space="preserve">This wording was agreed with the client on the call.</w:t>
      </w:r>
    </w:p>
  </w:comment>
  <w:comment w:id="9" w:author="Editor B" w:date="2026-01-05T10:00:00Z" w:initials="EB">
    <w:p w14:paraId="2CD461CF" w14:textId="2CD461CF">
      <w:r>
        <w:annotationRef/>
      </w:r>
      <w:r>
        <w:t xml:space="preserve">Is this figure still current after the amendment?</w:t>
      </w:r>
    </w:p>
  </w:comment>
</w:comments>
</file>

<file path=word/commentsExtended.xml><?xml version="1.0" encoding="utf-8"?>
<w15:commentsEx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mc="http://schemas.openxmlformats.org/markup-compatibility/2006" mc:Ignorable="w14 w15 w16cid">
  <w15:commentEx w15:paraId="78B7B58F" w15:done="0"/>
  <w15:commentEx w15:paraId="24E9306C" w15:paraIdParent="78B7B58F" w15:done="0"/>
  <w15:commentEx w15:paraId="6DE71B15" w15:done="0"/>
  <w15:commentEx w15:paraId="258102FB" w15:paraIdParent="6DE71B15" w15:done="0"/>
  <w15:commentEx w15:paraId="3D9668A8" w15:paraIdParent="6DE71B15" w15:done="0"/>
  <w15:commentEx w15:paraId="5D0F763A" w15:done="0"/>
  <w15:commentEx w15:paraId="22ABA332" w15:paraIdParent="5D0F763A" w15:done="0"/>
  <w15:commentEx w15:paraId="1DB0EE52" w15:done="0"/>
  <w15:commentEx w15:paraId="15D6A59A" w15:done="0"/>
  <w15:commentEx w15:paraId="2CD461CF" w15:done="0"/>
</w15:commentsEx>
</file>

<file path=word/commentsIds.xml><?xml version="1.0" encoding="utf-8"?>
<w16cid:commentsIds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mc="http://schemas.openxmlformats.org/markup-compatibility/2006" mc:Ignorable="w14 w15 w16cid">
  <w16cid:commentId w16cid:paraId="78B7B58F" w16cid:durableId="5FE834B0"/>
  <w16cid:commentId w16cid:paraId="24E9306C" w16cid:durableId="105C58E7"/>
  <w16cid:commentId w16cid:paraId="6DE71B15" w16cid:durableId="74037B2D"/>
  <w16cid:commentId w16cid:paraId="258102FB" w16cid:durableId="52B19352"/>
  <w16cid:commentId w16cid:paraId="3D9668A8" w16cid:durableId="7CE365F0"/>
  <w16cid:commentId w16cid:paraId="5D0F763A" w16cid:durableId="72851DCD"/>
  <w16cid:commentId w16cid:paraId="22ABA332" w16cid:durableId="180E3F23"/>
  <w16cid:commentId w16cid:paraId="1DB0EE52" w16cid:durableId="27B52319"/>
  <w16cid:commentId w16cid:paraId="15D6A59A" w16cid:durableId="3C5056E4"/>
  <w16cid:commentId w16cid:paraId="2CD461CF" w16cid:durableId="2FCEC1C7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people.xml><?xml version="1.0" encoding="utf-8"?>
<w15:people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mc="http://schemas.openxmlformats.org/markup-compatibility/2006" mc:Ignorable="w14 w15 w16cid">
  <w15:person w15:author="Reviewer A">
    <w15:presenceInfo w15:providerId="None" w15:userId="Reviewer A"/>
  </w15:person>
  <w15:person w15:author="Editor B">
    <w15:presenceInfo w15:providerId="None" w15:userId="Editor B"/>
  </w15:person>
</w15:people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1000" Type="http://schemas.microsoft.com/office/2011/relationships/commentsExtended" Target="commentsExtended.xml"/><Relationship Id="rId1001" Type="http://schemas.microsoft.com/office/2016/09/relationships/commentsIds" Target="commentsIds.xml"/><Relationship Id="rId1002" Type="http://schemas.microsoft.com/office/2011/relationships/people" Target="peop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Fixture</dc:creator>
  <cp:lastModifiedBy>Fixture</cp:lastModifiedBy>
  <cp:revision>1</cp:revision>
  <dcterms:created xsi:type="dcterms:W3CDTF">2026-07-07T18:29:35.030Z</dcterms:created>
  <dcterms:modified xsi:type="dcterms:W3CDTF">2026-07-07T18:29:35.030Z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